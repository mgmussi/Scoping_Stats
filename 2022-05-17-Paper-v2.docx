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B8C12" w14:textId="77777777" w:rsidR="00DA2C49" w:rsidRDefault="00000000">
      <w:pPr>
        <w:pStyle w:val="TitleA"/>
        <w:jc w:val="left"/>
        <w:rPr>
          <w:sz w:val="48"/>
          <w:szCs w:val="48"/>
        </w:rPr>
      </w:pPr>
      <w:bookmarkStart w:id="0" w:name="_pk59cuj5l5x7"/>
      <w:bookmarkEnd w:id="0"/>
      <w:r>
        <w:rPr>
          <w:sz w:val="48"/>
          <w:szCs w:val="48"/>
        </w:rPr>
        <w:t>EEG Hybrid Brain-Computer Interfaces: a scoping review seeking techniques and protocols feasible for children</w:t>
      </w:r>
    </w:p>
    <w:p w14:paraId="6DF95F02" w14:textId="77777777" w:rsidR="00DA2C49" w:rsidRPr="00AD37C0" w:rsidRDefault="00000000">
      <w:pPr>
        <w:pStyle w:val="Heading"/>
        <w:rPr>
          <w:lang w:val="en-CA"/>
          <w:rPrChange w:id="1" w:author="Matheus Gonçalves - Powermig" w:date="2022-07-13T12:22:00Z">
            <w:rPr/>
          </w:rPrChange>
        </w:rPr>
      </w:pPr>
      <w:bookmarkStart w:id="2" w:name="_x7zxlj2ihv2p"/>
      <w:bookmarkEnd w:id="2"/>
      <w:r>
        <w:rPr>
          <w:lang w:val="en-US"/>
        </w:rPr>
        <w:t>I</w:t>
      </w:r>
      <w:proofErr w:type="spellStart"/>
      <w:r>
        <w:rPr>
          <w:lang w:val="fr-FR"/>
        </w:rPr>
        <w:t>ntroduction</w:t>
      </w:r>
      <w:proofErr w:type="spellEnd"/>
    </w:p>
    <w:p w14:paraId="12BED314" w14:textId="77777777" w:rsidR="00DA2C49" w:rsidRPr="00AD37C0" w:rsidRDefault="00000000">
      <w:pPr>
        <w:pStyle w:val="BodyA"/>
        <w:rPr>
          <w:lang w:val="en-CA"/>
          <w:rPrChange w:id="3" w:author="Matheus Gonçalves - Powermig" w:date="2022-07-13T12:22:00Z">
            <w:rPr/>
          </w:rPrChange>
        </w:rPr>
      </w:pPr>
      <w:bookmarkStart w:id="4" w:name="_gjdgxs"/>
      <w:bookmarkEnd w:id="4"/>
      <w:r>
        <w:rPr>
          <w:lang w:val="en-US"/>
        </w:rPr>
        <w:t>Children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w:t>
      </w:r>
      <w:proofErr w:type="spellStart"/>
      <w:r>
        <w:rPr>
          <w:lang w:val="en-US"/>
        </w:rPr>
        <w:t>hBCI</w:t>
      </w:r>
      <w:proofErr w:type="spellEnd"/>
      <w:r>
        <w:rPr>
          <w:lang w:val="en-US"/>
        </w:rPr>
        <w:t xml:space="preserve">) are becoming a desirable option in the face of the traditional BCI limitations (cite Kinney-Lang 2020, </w:t>
      </w:r>
      <w:proofErr w:type="spellStart"/>
      <w:r>
        <w:rPr>
          <w:lang w:val="en-US"/>
        </w:rPr>
        <w:t>Orlandi</w:t>
      </w:r>
      <w:proofErr w:type="spellEnd"/>
      <w:r>
        <w:rPr>
          <w:lang w:val="en-US"/>
        </w:rPr>
        <w:t xml:space="preserve"> 2021). The main goal of </w:t>
      </w:r>
      <w:proofErr w:type="spellStart"/>
      <w:r>
        <w:rPr>
          <w:lang w:val="en-US"/>
        </w:rPr>
        <w:t>hBCI</w:t>
      </w:r>
      <w:proofErr w:type="spellEnd"/>
      <w:r>
        <w:rPr>
          <w:lang w:val="en-US"/>
        </w:rPr>
        <w:t xml:space="preserve"> is to improve BCI performance (effectiveness and efficiency) through multi-modal signal inputs, e.g. combinations of different brain signals, BCI paradigms and/or other external devices (cite </w:t>
      </w:r>
      <w:proofErr w:type="spellStart"/>
      <w:r>
        <w:rPr>
          <w:lang w:val="en-US"/>
        </w:rPr>
        <w:t>Wolpaw</w:t>
      </w:r>
      <w:proofErr w:type="spellEnd"/>
      <w:r>
        <w:rPr>
          <w:lang w:val="en-US"/>
        </w:rPr>
        <w:t xml:space="preserve"> 2012).</w:t>
      </w:r>
    </w:p>
    <w:p w14:paraId="3DB469C7" w14:textId="77777777" w:rsidR="00DA2C49" w:rsidRPr="00AD37C0" w:rsidRDefault="00000000">
      <w:pPr>
        <w:pStyle w:val="BodyA"/>
        <w:rPr>
          <w:lang w:val="en-CA"/>
          <w:rPrChange w:id="5" w:author="Matheus Gonçalves - Powermig" w:date="2022-07-13T12:22:00Z">
            <w:rPr/>
          </w:rPrChange>
        </w:rPr>
      </w:pPr>
      <w:bookmarkStart w:id="6" w:name="_ag9dkno3qrf"/>
      <w:bookmarkEnd w:id="6"/>
      <w:r>
        <w:rPr>
          <w:lang w:val="en-US"/>
        </w:rPr>
        <w:t xml:space="preserve">In general, studies with traditional and hybrid-BCI have mainly been with adults. BCI for children is harder to implement than for adults. That is due to physiological and </w:t>
      </w:r>
      <w:commentRangeStart w:id="7"/>
      <w:r>
        <w:rPr>
          <w:lang w:val="en-US"/>
        </w:rPr>
        <w:t>developmental</w:t>
      </w:r>
      <w:commentRangeEnd w:id="7"/>
      <w:r>
        <w:commentReference w:id="7"/>
      </w:r>
      <w:r>
        <w:rPr>
          <w:lang w:val="en-US"/>
        </w:rPr>
        <w:t xml:space="preserve"> reasons. There might be difficulties in identifying signal features (E. </w:t>
      </w:r>
      <w:proofErr w:type="spellStart"/>
      <w:r>
        <w:rPr>
          <w:lang w:val="en-US"/>
        </w:rPr>
        <w:t>Mikołajewska</w:t>
      </w:r>
      <w:proofErr w:type="spellEnd"/>
      <w:r>
        <w:rPr>
          <w:lang w:val="en-US"/>
        </w:rPr>
        <w:t xml:space="preserve">,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w:t>
      </w:r>
      <w:proofErr w:type="spellStart"/>
      <w:r>
        <w:rPr>
          <w:lang w:val="en-US"/>
        </w:rPr>
        <w:t>Haan</w:t>
      </w:r>
      <w:proofErr w:type="spellEnd"/>
      <w:r>
        <w:rPr>
          <w:lang w:val="en-US"/>
        </w:rPr>
        <w:t xml:space="preserve"> 2009 and Richards 2003).</w:t>
      </w:r>
    </w:p>
    <w:p w14:paraId="123477B5" w14:textId="77777777" w:rsidR="00DA2C49" w:rsidRDefault="00000000">
      <w:pPr>
        <w:pStyle w:val="BodyA"/>
        <w:rPr>
          <w:ins w:id="8" w:author="Matheus Mussi" w:date="2022-07-12T05:59:00Z"/>
          <w:lang w:val="en-US"/>
        </w:rPr>
      </w:pPr>
      <w:ins w:id="9" w:author="Matheus Mussi" w:date="2022-07-12T05:59:00Z">
        <w:r>
          <w:rPr>
            <w:lang w:val="en-US"/>
          </w:rPr>
          <w:t xml:space="preserve">There have been other reviews on </w:t>
        </w:r>
        <w:proofErr w:type="spellStart"/>
        <w:r>
          <w:rPr>
            <w:lang w:val="en-US"/>
          </w:rPr>
          <w:t>hBCI</w:t>
        </w:r>
        <w:proofErr w:type="spellEnd"/>
        <w:r>
          <w:rPr>
            <w:lang w:val="en-US"/>
          </w:rPr>
          <w:t xml:space="preserve">: </w:t>
        </w:r>
        <w:proofErr w:type="spellStart"/>
        <w:r>
          <w:rPr>
            <w:lang w:val="en-US"/>
          </w:rPr>
          <w:t>Shramila</w:t>
        </w:r>
        <w:proofErr w:type="spellEnd"/>
        <w:r>
          <w:rPr>
            <w:lang w:val="en-US"/>
          </w:rPr>
          <w:t xml:space="preserve"> (2020) gave an overview on the types of </w:t>
        </w:r>
        <w:proofErr w:type="spellStart"/>
        <w:r>
          <w:rPr>
            <w:lang w:val="en-US"/>
          </w:rPr>
          <w:t>hBCI</w:t>
        </w:r>
        <w:proofErr w:type="spellEnd"/>
        <w:r>
          <w:rPr>
            <w:lang w:val="en-US"/>
          </w:rPr>
          <w:t xml:space="preserve"> </w:t>
        </w:r>
        <w:del w:id="10" w:author="Matheus Gonçalves - Powermig" w:date="2022-07-12T12:23:00Z">
          <w:r>
            <w:rPr>
              <w:lang w:val="en-US"/>
            </w:rPr>
            <w:delText>and details</w:delText>
          </w:r>
        </w:del>
      </w:ins>
      <w:ins w:id="11" w:author="Matheus Gonçalves - Powermig" w:date="2022-07-12T12:23:00Z">
        <w:r>
          <w:rPr>
            <w:lang w:val="en-US"/>
          </w:rPr>
          <w:t>for</w:t>
        </w:r>
      </w:ins>
      <w:ins w:id="12" w:author="Matheus Mussi" w:date="2022-07-12T05:59:00Z">
        <w:r>
          <w:rPr>
            <w:lang w:val="en-US"/>
          </w:rPr>
          <w:t xml:space="preserve"> wheelchair-based systems; Li et al. (2019) reviewed the types of </w:t>
        </w:r>
        <w:proofErr w:type="spellStart"/>
        <w:r>
          <w:rPr>
            <w:lang w:val="en-US"/>
          </w:rPr>
          <w:t>hBCI</w:t>
        </w:r>
        <w:proofErr w:type="spellEnd"/>
        <w:r>
          <w:rPr>
            <w:lang w:val="en-US"/>
          </w:rPr>
          <w:t xml:space="preserve"> separated in Multiple Brain Patterns, Multisensory and Multiple Signals; de </w:t>
        </w:r>
        <w:proofErr w:type="spellStart"/>
        <w:r>
          <w:rPr>
            <w:lang w:val="en-US"/>
          </w:rPr>
          <w:t>Neeling</w:t>
        </w:r>
        <w:proofErr w:type="spellEnd"/>
        <w:r>
          <w:rPr>
            <w:lang w:val="en-US"/>
          </w:rPr>
          <w:t xml:space="preserve"> and Van </w:t>
        </w:r>
        <w:proofErr w:type="spellStart"/>
        <w:r>
          <w:rPr>
            <w:lang w:val="en-US"/>
          </w:rPr>
          <w:t>Huelle</w:t>
        </w:r>
        <w:proofErr w:type="spellEnd"/>
        <w:r>
          <w:rPr>
            <w:lang w:val="en-US"/>
          </w:rPr>
          <w:t xml:space="preserve"> (2019) focused on multi-input hybrids and their applications; Sadeghi and </w:t>
        </w:r>
        <w:proofErr w:type="spellStart"/>
        <w:r>
          <w:rPr>
            <w:lang w:val="en-US"/>
          </w:rPr>
          <w:t>Maleki</w:t>
        </w:r>
        <w:proofErr w:type="spellEnd"/>
        <w:r>
          <w:rPr>
            <w:lang w:val="en-US"/>
          </w:rPr>
          <w:t xml:space="preserve">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w:t>
        </w:r>
        <w:proofErr w:type="spellStart"/>
        <w:r>
          <w:rPr>
            <w:lang w:val="en-US"/>
          </w:rPr>
          <w:t>hBCI</w:t>
        </w:r>
        <w:proofErr w:type="spellEnd"/>
        <w:r>
          <w:rPr>
            <w:lang w:val="en-US"/>
          </w:rPr>
          <w:t xml:space="preserve"> systems categorization; Banville and Falk (2016)  did a systematic review and thoroughly discussed about experimental protocols, signal processing and studies rational; Muller-Putz et al. (2015) compared </w:t>
        </w:r>
        <w:proofErr w:type="spellStart"/>
        <w:r>
          <w:rPr>
            <w:lang w:val="en-US"/>
          </w:rPr>
          <w:t>hBCI</w:t>
        </w:r>
        <w:proofErr w:type="spellEnd"/>
        <w:r>
          <w:rPr>
            <w:lang w:val="en-US"/>
          </w:rPr>
          <w:t xml:space="preserve"> applications with participants with and without disabilities; Amiri et al. (2013) reviewed </w:t>
        </w:r>
        <w:proofErr w:type="spellStart"/>
        <w:r>
          <w:rPr>
            <w:lang w:val="en-US"/>
          </w:rPr>
          <w:t>mutli</w:t>
        </w:r>
        <w:proofErr w:type="spellEnd"/>
        <w:r>
          <w:rPr>
            <w:lang w:val="en-US"/>
          </w:rPr>
          <w:t xml:space="preserve">-brain </w:t>
        </w:r>
        <w:proofErr w:type="spellStart"/>
        <w:r>
          <w:rPr>
            <w:lang w:val="en-US"/>
          </w:rPr>
          <w:t>hBCIs</w:t>
        </w:r>
        <w:proofErr w:type="spellEnd"/>
        <w:r>
          <w:rPr>
            <w:lang w:val="en-US"/>
          </w:rPr>
          <w:t xml:space="preserve">; and Allison et al. (2012) expanded on the initial efforts for hybridization and the perspectives of </w:t>
        </w:r>
        <w:proofErr w:type="spellStart"/>
        <w:r>
          <w:rPr>
            <w:lang w:val="en-US"/>
          </w:rPr>
          <w:t>hBCI</w:t>
        </w:r>
        <w:proofErr w:type="spellEnd"/>
        <w:r>
          <w:rPr>
            <w:lang w:val="en-US"/>
          </w:rPr>
          <w:t xml:space="preserve">. </w:t>
        </w:r>
        <w:del w:id="13" w:author="Matheus Gonçalves - Powermig" w:date="2022-07-12T12:27:00Z">
          <w:r>
            <w:rPr>
              <w:lang w:val="en-US"/>
            </w:rPr>
            <w:delText>Most of these reviews have not included the 2020 batch of publications</w:delText>
          </w:r>
        </w:del>
      </w:ins>
      <w:ins w:id="14" w:author="Matheus Gonçalves - Powermig" w:date="2022-07-12T12:27:00Z">
        <w:r>
          <w:rPr>
            <w:lang w:val="en-US"/>
          </w:rPr>
          <w:t>New research</w:t>
        </w:r>
      </w:ins>
      <w:ins w:id="15" w:author="Matheus Gonçalves - Powermig" w:date="2022-07-12T12:29:00Z">
        <w:r>
          <w:rPr>
            <w:lang w:val="en-US"/>
          </w:rPr>
          <w:t xml:space="preserve"> papers</w:t>
        </w:r>
      </w:ins>
      <w:ins w:id="16" w:author="Matheus Gonçalves - Powermig" w:date="2022-07-12T12:27:00Z">
        <w:r>
          <w:rPr>
            <w:lang w:val="en-US"/>
          </w:rPr>
          <w:t xml:space="preserve"> ha</w:t>
        </w:r>
      </w:ins>
      <w:ins w:id="17" w:author="Matheus Gonçalves - Powermig" w:date="2022-07-12T12:29:00Z">
        <w:r>
          <w:rPr>
            <w:lang w:val="en-US"/>
          </w:rPr>
          <w:t>ve</w:t>
        </w:r>
      </w:ins>
      <w:ins w:id="18" w:author="Matheus Gonçalves - Powermig" w:date="2022-07-12T12:27:00Z">
        <w:r>
          <w:rPr>
            <w:lang w:val="en-US"/>
          </w:rPr>
          <w:t xml:space="preserve"> been developed</w:t>
        </w:r>
      </w:ins>
      <w:ins w:id="19" w:author="Matheus Gonçalves - Powermig" w:date="2022-07-12T12:28:00Z">
        <w:r>
          <w:rPr>
            <w:lang w:val="en-US"/>
          </w:rPr>
          <w:t xml:space="preserve"> </w:t>
        </w:r>
      </w:ins>
      <w:ins w:id="20" w:author="Matheus Gonçalves - Powermig" w:date="2022-07-12T12:27:00Z">
        <w:r>
          <w:rPr>
            <w:lang w:val="en-US"/>
          </w:rPr>
          <w:t xml:space="preserve">for </w:t>
        </w:r>
        <w:proofErr w:type="spellStart"/>
        <w:r>
          <w:rPr>
            <w:lang w:val="en-US"/>
          </w:rPr>
          <w:t>hBCI</w:t>
        </w:r>
      </w:ins>
      <w:proofErr w:type="spellEnd"/>
      <w:ins w:id="21" w:author="Matheus Gonçalves - Powermig" w:date="2022-07-12T12:28:00Z">
        <w:r>
          <w:rPr>
            <w:lang w:val="en-US"/>
          </w:rPr>
          <w:t xml:space="preserve">, especially in 2020, </w:t>
        </w:r>
      </w:ins>
      <w:ins w:id="22" w:author="Matheus Gonçalves - Powermig" w:date="2022-07-12T12:27:00Z">
        <w:r>
          <w:rPr>
            <w:lang w:val="en-US"/>
          </w:rPr>
          <w:t xml:space="preserve">and they were not included in previous reviews. </w:t>
        </w:r>
      </w:ins>
      <w:ins w:id="23" w:author="Matheus Gonçalves - Powermig" w:date="2022-07-12T12:28:00Z">
        <w:r>
          <w:rPr>
            <w:lang w:val="en-US"/>
          </w:rPr>
          <w:t xml:space="preserve">We also propose </w:t>
        </w:r>
      </w:ins>
      <w:ins w:id="24" w:author="Matheus Gonçalves - Powermig" w:date="2022-07-12T12:29:00Z">
        <w:r>
          <w:rPr>
            <w:lang w:val="en-US"/>
          </w:rPr>
          <w:t>some considerations for system designers in terms of complexity and ease of use</w:t>
        </w:r>
      </w:ins>
      <w:ins w:id="25" w:author="Matheus Mussi" w:date="2022-07-12T05:59:00Z">
        <w:r>
          <w:rPr>
            <w:lang w:val="en-US"/>
          </w:rPr>
          <w:t>.</w:t>
        </w:r>
        <w:del w:id="26" w:author="Matheus Gonçalves - Powermig" w:date="2022-07-12T12:29:00Z">
          <w:r>
            <w:rPr>
              <w:lang w:val="en-US"/>
            </w:rPr>
            <w:delText xml:space="preserve"> What is new about this one? Other reviews were of 2017?</w:delText>
          </w:r>
        </w:del>
      </w:ins>
    </w:p>
    <w:p w14:paraId="01E10DC9" w14:textId="77777777" w:rsidR="00DA2C49" w:rsidRPr="00AD37C0" w:rsidRDefault="00000000">
      <w:pPr>
        <w:pStyle w:val="BodyA"/>
        <w:rPr>
          <w:ins w:id="27" w:author="Matheus Mussi" w:date="2022-07-12T05:16:00Z"/>
          <w:lang w:val="en-CA"/>
          <w:rPrChange w:id="28" w:author="Matheus Gonçalves - Powermig" w:date="2022-07-13T12:22:00Z">
            <w:rPr>
              <w:ins w:id="29" w:author="Matheus Mussi" w:date="2022-07-12T05:16:00Z"/>
            </w:rPr>
          </w:rPrChange>
        </w:rPr>
      </w:pPr>
      <w:bookmarkStart w:id="30" w:name="_jdfy6xz8mchx"/>
      <w:bookmarkEnd w:id="30"/>
      <w:del w:id="31" w:author="Matheus Mussi" w:date="2022-07-11T20:59:00Z">
        <w:r>
          <w:rPr>
            <w:lang w:val="en-US"/>
          </w:rPr>
          <w:lastRenderedPageBreak/>
          <w:delText xml:space="preserve">The purpose of this review was to … </w:delText>
        </w:r>
      </w:del>
      <w:commentRangeStart w:id="32"/>
      <w:ins w:id="33" w:author="Matheus Mussi" w:date="2022-07-12T05:16:00Z">
        <w:r>
          <w:rPr>
            <w:lang w:val="en-US"/>
          </w:rPr>
          <w:t>The purpose</w:t>
        </w:r>
      </w:ins>
      <w:commentRangeEnd w:id="32"/>
      <w:r>
        <w:commentReference w:id="32"/>
      </w:r>
      <w:ins w:id="34" w:author="Matheus Mussi" w:date="2022-07-12T05:16:00Z">
        <w:r>
          <w:rPr>
            <w:lang w:val="en-US"/>
          </w:rPr>
          <w:t xml:space="preserve"> of this paper was to review the literature around </w:t>
        </w:r>
        <w:proofErr w:type="spellStart"/>
        <w:r>
          <w:rPr>
            <w:lang w:val="en-US"/>
          </w:rPr>
          <w:t>hBCI</w:t>
        </w:r>
        <w:proofErr w:type="spellEnd"/>
        <w:r>
          <w:rPr>
            <w:lang w:val="en-US"/>
          </w:rPr>
          <w:t xml:space="preserve"> and explore what has been developed thus far regarding </w:t>
        </w:r>
        <w:proofErr w:type="spellStart"/>
        <w:r>
          <w:rPr>
            <w:lang w:val="en-US"/>
          </w:rPr>
          <w:t>hBCI</w:t>
        </w:r>
        <w:proofErr w:type="spellEnd"/>
        <w:r>
          <w:rPr>
            <w:lang w:val="en-US"/>
          </w:rPr>
          <w:t xml:space="preserve"> geared towards clinical applications, especially applied to control and communication. All the papers were </w:t>
        </w:r>
        <w:proofErr w:type="spellStart"/>
        <w:r>
          <w:rPr>
            <w:lang w:val="en-US"/>
          </w:rPr>
          <w:t>analysed</w:t>
        </w:r>
        <w:proofErr w:type="spellEnd"/>
        <w:r>
          <w:rPr>
            <w:lang w:val="en-US"/>
          </w:rPr>
          <w:t xml:space="preserve"> having the </w:t>
        </w:r>
        <w:proofErr w:type="spellStart"/>
        <w:r>
          <w:rPr>
            <w:lang w:val="en-US"/>
          </w:rPr>
          <w:t>peadiatric</w:t>
        </w:r>
        <w:proofErr w:type="spellEnd"/>
        <w:r>
          <w:rPr>
            <w:lang w:val="en-US"/>
          </w:rPr>
          <w:t xml:space="preserve"> population in mind. We categorized the level of difficulty of the task based on how many steps would be required for achieving the goal, how many activities would be happening at once, the number of devices participants had to focus on, and the type of feedback. We also </w:t>
        </w:r>
        <w:proofErr w:type="spellStart"/>
        <w:r>
          <w:rPr>
            <w:lang w:val="en-US"/>
          </w:rPr>
          <w:t>analysed</w:t>
        </w:r>
        <w:proofErr w:type="spellEnd"/>
        <w:r>
          <w:rPr>
            <w:lang w:val="en-US"/>
          </w:rPr>
          <w:t xml:space="preserve"> if the performance levels were acceptable, according to the known requirements of patients with SCI (Huggins, 2011).</w:t>
        </w:r>
      </w:ins>
    </w:p>
    <w:p w14:paraId="2668CCDC" w14:textId="77777777" w:rsidR="00DA2C49" w:rsidRDefault="00DA2C49">
      <w:pPr>
        <w:pStyle w:val="BodyA"/>
        <w:rPr>
          <w:del w:id="35" w:author="Matheus Mussi" w:date="2022-07-12T05:16:00Z"/>
        </w:rPr>
      </w:pPr>
    </w:p>
    <w:p w14:paraId="1D87D08B" w14:textId="77777777" w:rsidR="00DA2C49" w:rsidRDefault="00000000">
      <w:pPr>
        <w:pStyle w:val="BodyA"/>
      </w:pPr>
      <w:bookmarkStart w:id="36" w:name="_jdfy6xz8mchx2"/>
      <w:bookmarkEnd w:id="36"/>
      <w:r>
        <w:rPr>
          <w:lang w:val="en-US"/>
        </w:rPr>
        <w:t>The papers are presented according to</w:t>
      </w:r>
      <w:ins w:id="37" w:author="Matheus Mussi" w:date="2022-07-11T20:45:00Z">
        <w:r>
          <w:rPr>
            <w:lang w:val="en-US"/>
          </w:rPr>
          <w:t xml:space="preserve"> </w:t>
        </w:r>
      </w:ins>
      <w:r>
        <w:rPr>
          <w:lang w:val="en-US"/>
        </w:rPr>
        <w:t xml:space="preserve">the taxonomy proposed by Choi et al. (2017). </w:t>
      </w:r>
      <w:del w:id="38" w:author="Matheus Mussi" w:date="2022-07-11T20:46:00Z">
        <w:r>
          <w:rPr>
            <w:lang w:val="en-US"/>
          </w:rPr>
          <w:delText xml:space="preserve">The taxonomy considers how the paradigms, processing, equipment and experiments were organized to achieve hybridization. </w:delText>
        </w:r>
      </w:del>
      <w:r>
        <w:rPr>
          <w:lang w:val="en-US"/>
        </w:rPr>
        <w:t xml:space="preserve">Categories used are: 1) diversity of input signal, 2) role of operation, 3) mode of operation, 4) mental strategy, 5) brain signal signature, and 6) stimulus modality. </w:t>
      </w:r>
      <w:del w:id="39" w:author="Matheus Mussi" w:date="2022-07-11T20:46:00Z">
        <w:r>
          <w:rPr>
            <w:strike/>
            <w:lang w:val="en-US"/>
          </w:rPr>
          <w:delText>This structure of categorization helped to group interfaces that worked alike so the performances could be contrasted more easily.</w:delText>
        </w:r>
        <w:r>
          <w:rPr>
            <w:lang w:val="en-US"/>
          </w:rPr>
          <w:delText xml:space="preserve"> </w:delText>
        </w:r>
      </w:del>
      <w:r>
        <w:rPr>
          <w:lang w:val="en-US"/>
        </w:rPr>
        <w:t>A brief description of the categories is provided here:</w:t>
      </w:r>
    </w:p>
    <w:p w14:paraId="7E5815F2" w14:textId="77777777" w:rsidR="00DA2C49" w:rsidRDefault="00000000">
      <w:pPr>
        <w:pStyle w:val="BodyA"/>
        <w:numPr>
          <w:ilvl w:val="0"/>
          <w:numId w:val="2"/>
        </w:numPr>
        <w:spacing w:after="0"/>
        <w:jc w:val="left"/>
        <w:rPr>
          <w:lang w:val="en-US"/>
        </w:rPr>
      </w:pPr>
      <w:r>
        <w:rPr>
          <w:b/>
          <w:bCs/>
          <w:lang w:val="en-US"/>
        </w:rPr>
        <w:t>Diversity of Input</w:t>
      </w:r>
      <w:ins w:id="40" w:author="Matheus Mussi" w:date="2022-07-11T20:51:00Z">
        <w:r>
          <w:rPr>
            <w:b/>
            <w:bCs/>
            <w:lang w:val="en-US"/>
          </w:rPr>
          <w:t>,</w:t>
        </w:r>
      </w:ins>
      <w:del w:id="41" w:author="Matheus Mussi" w:date="2022-07-11T20:51:00Z">
        <w:r>
          <w:rPr>
            <w:lang w:val="en-US"/>
          </w:rPr>
          <w:delText xml:space="preserve"> -</w:delText>
        </w:r>
      </w:del>
      <w:r>
        <w:rPr>
          <w:lang w:val="en-US"/>
        </w:rPr>
        <w:t xml:space="preserve"> categorized as homogeneous or heterogeneous, depending on whether the input types are brain signals only or brain signals combined with other inputs, respectively. Homogeneous inputs can have a single-brain signal approach (</w:t>
      </w:r>
      <w:ins w:id="42" w:author="Matheus Mussi" w:date="2022-07-13T05:26:00Z">
        <w:r>
          <w:rPr>
            <w:lang w:val="en-US"/>
          </w:rPr>
          <w:t>electroencephalography (</w:t>
        </w:r>
      </w:ins>
      <w:r>
        <w:rPr>
          <w:lang w:val="en-US"/>
        </w:rPr>
        <w:t>EEG</w:t>
      </w:r>
      <w:ins w:id="43" w:author="Matheus Mussi" w:date="2022-07-13T05:25:00Z">
        <w:r>
          <w:rPr>
            <w:lang w:val="en-US"/>
          </w:rPr>
          <w:t>)</w:t>
        </w:r>
      </w:ins>
      <w:r>
        <w:rPr>
          <w:lang w:val="en-US"/>
        </w:rPr>
        <w:t xml:space="preserve"> only) or a multi-brain signal approach (e.g., EEG and </w:t>
      </w:r>
      <w:ins w:id="44" w:author="Matheus Mussi" w:date="2022-07-13T05:29:00Z">
        <w:r>
          <w:rPr>
            <w:lang w:val="en-US"/>
          </w:rPr>
          <w:t>functional near-infrared spectroscopy (</w:t>
        </w:r>
      </w:ins>
      <w:proofErr w:type="spellStart"/>
      <w:r>
        <w:rPr>
          <w:lang w:val="en-US"/>
        </w:rPr>
        <w:t>fNIRS</w:t>
      </w:r>
      <w:proofErr w:type="spellEnd"/>
      <w:ins w:id="45" w:author="Matheus Mussi" w:date="2022-07-13T05:29:00Z">
        <w:r>
          <w:rPr>
            <w:lang w:val="en-US"/>
          </w:rPr>
          <w:t>)</w:t>
        </w:r>
      </w:ins>
      <w:r>
        <w:rPr>
          <w:lang w:val="en-US"/>
        </w:rPr>
        <w:t xml:space="preserve">). Heterogeneous inputs combine multi-physiological signals (e.g., EEG and </w:t>
      </w:r>
      <w:ins w:id="46" w:author="Matheus Mussi" w:date="2022-07-13T05:26:00Z">
        <w:r>
          <w:rPr>
            <w:lang w:val="en-US"/>
          </w:rPr>
          <w:t>electromyography (</w:t>
        </w:r>
      </w:ins>
      <w:r>
        <w:rPr>
          <w:lang w:val="en-US"/>
        </w:rPr>
        <w:t>EMG</w:t>
      </w:r>
      <w:ins w:id="47" w:author="Matheus Mussi" w:date="2022-07-13T05:26:00Z">
        <w:r>
          <w:rPr>
            <w:lang w:val="en-US"/>
          </w:rPr>
          <w:t>)</w:t>
        </w:r>
      </w:ins>
      <w:r>
        <w:rPr>
          <w:lang w:val="en-US"/>
        </w:rPr>
        <w:t>) or external inputs (e.g., EEG and Eye Tracker).</w:t>
      </w:r>
    </w:p>
    <w:p w14:paraId="144EE0A0" w14:textId="77777777" w:rsidR="00DA2C49" w:rsidRDefault="00000000">
      <w:pPr>
        <w:pStyle w:val="BodyA"/>
        <w:numPr>
          <w:ilvl w:val="0"/>
          <w:numId w:val="2"/>
        </w:numPr>
        <w:spacing w:after="0"/>
        <w:jc w:val="left"/>
        <w:rPr>
          <w:lang w:val="en-US"/>
        </w:rPr>
      </w:pPr>
      <w:r>
        <w:rPr>
          <w:b/>
          <w:bCs/>
          <w:lang w:val="en-US"/>
        </w:rPr>
        <w:t>Role of operation</w:t>
      </w:r>
      <w:ins w:id="48" w:author="Matheus Mussi" w:date="2022-07-11T20:55:00Z">
        <w:r>
          <w:rPr>
            <w:b/>
            <w:bCs/>
            <w:lang w:val="en-US"/>
          </w:rPr>
          <w:t>,</w:t>
        </w:r>
      </w:ins>
      <w:del w:id="49" w:author="Matheus Mussi" w:date="2022-07-11T20:55:00Z">
        <w:r>
          <w:rPr>
            <w:lang w:val="ru-RU"/>
          </w:rPr>
          <w:delText xml:space="preserve"> -</w:delText>
        </w:r>
      </w:del>
      <w:r>
        <w:rPr>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14:paraId="310C0968" w14:textId="77777777" w:rsidR="00DA2C49" w:rsidRDefault="00000000">
      <w:pPr>
        <w:pStyle w:val="BodyA"/>
        <w:numPr>
          <w:ilvl w:val="0"/>
          <w:numId w:val="2"/>
        </w:numPr>
        <w:rPr>
          <w:lang w:val="en-US"/>
        </w:rPr>
      </w:pPr>
      <w:r>
        <w:rPr>
          <w:b/>
          <w:bCs/>
          <w:lang w:val="en-US"/>
        </w:rPr>
        <w:t>Mode of operation</w:t>
      </w:r>
      <w:ins w:id="50" w:author="Matheus Mussi" w:date="2022-07-11T20:56:00Z">
        <w:r>
          <w:rPr>
            <w:b/>
            <w:bCs/>
            <w:lang w:val="en-US"/>
          </w:rPr>
          <w:t>,</w:t>
        </w:r>
      </w:ins>
      <w:del w:id="51" w:author="Matheus Mussi" w:date="2022-07-11T20:56:00Z">
        <w:r>
          <w:rPr>
            <w:lang w:val="ru-RU"/>
          </w:rPr>
          <w:delText xml:space="preserve"> -</w:delText>
        </w:r>
      </w:del>
      <w:r>
        <w:rPr>
          <w:lang w:val="en-US"/>
        </w:rPr>
        <w:t xml:space="preserve"> is the mode with which the experiment is paced. For synchronous experiments, stimuli are presented within a specific timeframe and cues are used. Asynchronous interfaces are self-paced by the subject, with more flexible timeframes.</w:t>
      </w:r>
    </w:p>
    <w:p w14:paraId="35D1A5DC" w14:textId="77777777" w:rsidR="00DA2C49" w:rsidRDefault="00000000">
      <w:pPr>
        <w:pStyle w:val="BodyA"/>
        <w:numPr>
          <w:ilvl w:val="0"/>
          <w:numId w:val="2"/>
        </w:numPr>
        <w:rPr>
          <w:lang w:val="en-US"/>
        </w:rPr>
      </w:pPr>
      <w:r>
        <w:rPr>
          <w:b/>
          <w:bCs/>
          <w:lang w:val="en-US"/>
        </w:rPr>
        <w:t>Mental Strategy</w:t>
      </w:r>
      <w:ins w:id="52" w:author="Matheus Mussi" w:date="2022-07-11T20:56:00Z">
        <w:r>
          <w:rPr>
            <w:b/>
            <w:bCs/>
            <w:lang w:val="en-US"/>
          </w:rPr>
          <w:t>,</w:t>
        </w:r>
      </w:ins>
      <w:del w:id="53" w:author="Matheus Mussi" w:date="2022-07-11T20:56:00Z">
        <w:r>
          <w:rPr>
            <w:b/>
            <w:bCs/>
            <w:lang w:val="en-US"/>
          </w:rPr>
          <w:delText xml:space="preserve"> </w:delText>
        </w:r>
        <w:r>
          <w:rPr>
            <w:lang w:val="en-US"/>
          </w:rPr>
          <w:delText>-</w:delText>
        </w:r>
      </w:del>
      <w:r>
        <w:rPr>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54" w:author="Matheus Gonçalves - Powermig" w:date="2022-07-12T12:53:00Z">
        <w:r>
          <w:rPr>
            <w:lang w:val="en-US"/>
          </w:rPr>
          <w:t xml:space="preserve"> </w:t>
        </w:r>
      </w:ins>
    </w:p>
    <w:p w14:paraId="46D4C2E9" w14:textId="77777777" w:rsidR="00DA2C49" w:rsidRDefault="00000000">
      <w:pPr>
        <w:pStyle w:val="BodyA"/>
        <w:numPr>
          <w:ilvl w:val="0"/>
          <w:numId w:val="2"/>
        </w:numPr>
        <w:spacing w:after="0"/>
        <w:rPr>
          <w:lang w:val="en-US"/>
        </w:rPr>
      </w:pPr>
      <w:r>
        <w:rPr>
          <w:b/>
          <w:bCs/>
          <w:lang w:val="en-US"/>
        </w:rPr>
        <w:t>Brain Signal Signature</w:t>
      </w:r>
      <w:ins w:id="55" w:author="Matheus Mussi" w:date="2022-07-11T20:57:00Z">
        <w:r>
          <w:rPr>
            <w:b/>
            <w:bCs/>
            <w:lang w:val="en-US"/>
          </w:rPr>
          <w:t>,</w:t>
        </w:r>
      </w:ins>
      <w:ins w:id="56" w:author="Matheus Gonçalves - Powermig" w:date="2022-07-12T12:54:00Z">
        <w:r>
          <w:rPr>
            <w:b/>
            <w:bCs/>
            <w:lang w:val="en-US"/>
          </w:rPr>
          <w:t xml:space="preserve"> </w:t>
        </w:r>
        <w:r>
          <w:rPr>
            <w:lang w:val="en-US"/>
          </w:rPr>
          <w:t>defines the regime of operation the brain will be operating throughout the experiment. The interface (or the participant) induces a particular brain operation for the duration of one or more trials.</w:t>
        </w:r>
      </w:ins>
      <w:del w:id="57" w:author="Matheus Mussi" w:date="2022-07-11T20:57:00Z">
        <w:r>
          <w:rPr>
            <w:lang w:val="en-US"/>
          </w:rPr>
          <w:delText xml:space="preserve"> - This is</w:delText>
        </w:r>
      </w:del>
      <w:ins w:id="58" w:author="Matheus Mussi" w:date="2022-07-13T05:23:00Z">
        <w:r>
          <w:rPr>
            <w:lang w:val="en-US"/>
          </w:rPr>
          <w:t xml:space="preserve"> </w:t>
        </w:r>
      </w:ins>
      <w:ins w:id="59" w:author="Matheus Gonçalves - Powermig" w:date="2022-07-12T12:54:00Z">
        <w:r>
          <w:rPr>
            <w:lang w:val="en-US"/>
          </w:rPr>
          <w:t>Brain signatures are</w:t>
        </w:r>
      </w:ins>
      <w:r>
        <w:rPr>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w:t>
      </w:r>
      <w:proofErr w:type="spellStart"/>
      <w:r>
        <w:rPr>
          <w:lang w:val="en-US"/>
        </w:rPr>
        <w:t>mVEP</w:t>
      </w:r>
      <w:proofErr w:type="spellEnd"/>
      <w:r>
        <w:rPr>
          <w:lang w:val="en-US"/>
        </w:rPr>
        <w:t>) are possible signatures. For operant conditioning, slow cortical potentials (SCP) can be modulated via movement related efforts (sensory-motor rhythms - SMR) or attention levels (µ-rhythm). Other mental tasks involving music and speech imagery were also classified as SCP.</w:t>
      </w:r>
    </w:p>
    <w:p w14:paraId="6B464440" w14:textId="77777777" w:rsidR="00DA2C49" w:rsidRDefault="00000000">
      <w:pPr>
        <w:pStyle w:val="BodyA"/>
        <w:numPr>
          <w:ilvl w:val="0"/>
          <w:numId w:val="2"/>
        </w:numPr>
        <w:spacing w:after="0"/>
        <w:rPr>
          <w:lang w:val="en-US"/>
        </w:rPr>
      </w:pPr>
      <w:r>
        <w:rPr>
          <w:b/>
          <w:bCs/>
          <w:lang w:val="en-US"/>
        </w:rPr>
        <w:lastRenderedPageBreak/>
        <w:t>Stimulus Modality</w:t>
      </w:r>
      <w:ins w:id="60" w:author="Matheus Mussi" w:date="2022-07-11T20:58:00Z">
        <w:r>
          <w:rPr>
            <w:b/>
            <w:bCs/>
            <w:lang w:val="en-US"/>
          </w:rPr>
          <w:t>,</w:t>
        </w:r>
      </w:ins>
      <w:del w:id="61" w:author="Matheus Mussi" w:date="2022-07-11T20:58:00Z">
        <w:r>
          <w:rPr>
            <w:lang w:val="ru-RU"/>
          </w:rPr>
          <w:delText xml:space="preserve"> -</w:delText>
        </w:r>
      </w:del>
      <w:r>
        <w:rPr>
          <w:lang w:val="en-US"/>
        </w:rPr>
        <w:t xml:space="preserve"> is the pathway through which the subject is stimulated so that the brain can elicit predictable signals. The pathway can be sensorial such as visual, tactile or auditory, or </w:t>
      </w:r>
      <w:proofErr w:type="spellStart"/>
      <w:r>
        <w:rPr>
          <w:lang w:val="en-US"/>
        </w:rPr>
        <w:t>self induced</w:t>
      </w:r>
      <w:proofErr w:type="spellEnd"/>
      <w:r>
        <w:rPr>
          <w:lang w:val="en-US"/>
        </w:rPr>
        <w:t xml:space="preserve">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14:paraId="01B542C4" w14:textId="77777777" w:rsidR="00DA2C49" w:rsidRDefault="00DA2C49">
      <w:pPr>
        <w:pStyle w:val="BodyA"/>
        <w:rPr>
          <w:lang w:val="en-US"/>
        </w:rPr>
      </w:pPr>
    </w:p>
    <w:p w14:paraId="21CF01E4" w14:textId="77777777" w:rsidR="00DA2C49" w:rsidRPr="00AD37C0" w:rsidRDefault="00000000">
      <w:pPr>
        <w:pStyle w:val="BodyA"/>
        <w:rPr>
          <w:lang w:val="en-CA"/>
          <w:rPrChange w:id="62" w:author="Matheus Gonçalves - Powermig" w:date="2022-07-13T12:22:00Z">
            <w:rPr/>
          </w:rPrChange>
        </w:rPr>
      </w:pPr>
      <w:r>
        <w:rPr>
          <w:lang w:val="en-US"/>
        </w:rPr>
        <w:t xml:space="preserve">Effectiveness and efficiency were the two main performance metrics considered. As most of the BCI community uses accuracy (or other parameters that allow for accuracy </w:t>
      </w:r>
      <w:commentRangeStart w:id="63"/>
      <w:r>
        <w:rPr>
          <w:lang w:val="it-IT"/>
        </w:rPr>
        <w:t>assessment</w:t>
      </w:r>
      <w:commentRangeEnd w:id="63"/>
      <w:r>
        <w:commentReference w:id="63"/>
      </w:r>
      <w:r>
        <w:rPr>
          <w:lang w:val="en-US"/>
        </w:rPr>
        <w:t>) to indicate effectiveness, we used</w:t>
      </w:r>
      <w:ins w:id="64" w:author="Matheus Gonçalves - Powermig" w:date="2022-07-12T12:31:00Z">
        <w:r>
          <w:rPr>
            <w:lang w:val="en-US"/>
          </w:rPr>
          <w:t xml:space="preserve"> </w:t>
        </w:r>
      </w:ins>
      <w:r>
        <w:rPr>
          <w:lang w:val="en-US"/>
        </w:rPr>
        <w:t>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system</w:t>
      </w:r>
      <w:r>
        <w:rPr>
          <w:rFonts w:ascii="Arial" w:hAnsi="Arial"/>
          <w:rtl/>
          <w:lang w:val="ar-SA"/>
        </w:rPr>
        <w:t>’</w:t>
      </w:r>
      <w:r>
        <w:rPr>
          <w:lang w:val="en-US"/>
        </w:rPr>
        <w:t>s classification and not to the task accomplishments.</w:t>
      </w:r>
    </w:p>
    <w:p w14:paraId="11F87E3E" w14:textId="77777777" w:rsidR="00DA2C49" w:rsidRPr="00AD37C0" w:rsidRDefault="00000000">
      <w:pPr>
        <w:pStyle w:val="BodyA"/>
        <w:rPr>
          <w:lang w:val="en-CA"/>
          <w:rPrChange w:id="65" w:author="Matheus Gonçalves - Powermig" w:date="2022-07-13T12:22:00Z">
            <w:rPr/>
          </w:rPrChange>
        </w:rPr>
      </w:pPr>
      <w:bookmarkStart w:id="66" w:name="_uauj1l919z5r"/>
      <w:bookmarkEnd w:id="66"/>
      <w:commentRangeStart w:id="67"/>
      <w:del w:id="68" w:author="Matheus Mussi" w:date="2022-07-11T20:59:00Z">
        <w:r>
          <w:rPr>
            <w:lang w:val="en-US"/>
          </w:rPr>
          <w:delText>The purpose</w:delText>
        </w:r>
      </w:del>
      <w:commentRangeEnd w:id="67"/>
      <w:r>
        <w:commentReference w:id="67"/>
      </w:r>
      <w:del w:id="69" w:author="Matheus Mussi" w:date="2022-07-11T20:59:00Z">
        <w:r>
          <w:rPr>
            <w:lang w:val="en-US"/>
          </w:rPr>
          <w:delText xml:space="preserve"> of this paper was to review the literature around hBCI and explore what has been developed thus far regarding hBCI geared towards clinical applications, especially applied to control and communication. All the papers were analysed having the peadiatric population in mind. We categorized the level of difficulty of the task based on how many steps would be required for achieving the goal, how many activities would be happening at once, the number of devices participants had to focus on, and the type of feedback. We also analysed if the performance levels were acceptable, according to the known requirements of patients with SCI (Huggins, 2011).</w:delText>
        </w:r>
      </w:del>
    </w:p>
    <w:p w14:paraId="492F820D" w14:textId="77777777" w:rsidR="00DA2C49" w:rsidRPr="00AD37C0" w:rsidRDefault="00000000">
      <w:pPr>
        <w:pStyle w:val="Heading"/>
        <w:spacing w:line="360" w:lineRule="auto"/>
        <w:rPr>
          <w:lang w:val="en-CA"/>
          <w:rPrChange w:id="70" w:author="Matheus Gonçalves - Powermig" w:date="2022-07-13T12:22:00Z">
            <w:rPr/>
          </w:rPrChange>
        </w:rPr>
      </w:pPr>
      <w:bookmarkStart w:id="71" w:name="_s931b5k9mbfd"/>
      <w:bookmarkEnd w:id="71"/>
      <w:r>
        <w:rPr>
          <w:lang w:val="en-US"/>
        </w:rPr>
        <w:t>Review Objectives</w:t>
      </w:r>
      <w:r>
        <w:rPr>
          <w:lang w:val="en-US"/>
        </w:rPr>
        <w:br/>
      </w:r>
      <w:commentRangeStart w:id="72"/>
      <w:commentRangeStart w:id="73"/>
    </w:p>
    <w:p w14:paraId="3E9D05D0" w14:textId="77777777" w:rsidR="00DA2C49" w:rsidRPr="00AD37C0" w:rsidRDefault="00000000">
      <w:pPr>
        <w:pStyle w:val="BodyA"/>
        <w:rPr>
          <w:lang w:val="en-CA"/>
          <w:rPrChange w:id="74" w:author="Matheus Gonçalves - Powermig" w:date="2022-07-13T12:22:00Z">
            <w:rPr/>
          </w:rPrChange>
        </w:rPr>
      </w:pPr>
      <w:r>
        <w:rPr>
          <w:lang w:val="en-US"/>
        </w:rPr>
        <w:t xml:space="preserve">This review was conducted in order to analyze the current state-of-the-art of </w:t>
      </w:r>
      <w:proofErr w:type="spellStart"/>
      <w:r>
        <w:rPr>
          <w:lang w:val="en-US"/>
        </w:rPr>
        <w:t>hBCI</w:t>
      </w:r>
      <w:proofErr w:type="spellEnd"/>
      <w:del w:id="75" w:author="Matheus Mussi" w:date="2022-07-11T21:02:00Z">
        <w:r>
          <w:rPr>
            <w:lang w:val="en-US"/>
          </w:rPr>
          <w:delText>, considering the hBCI taxonomy proposed by Choi et. al. Categorizing each system according to the taxonomy allows for a perspective of the most used methods currently developed for hBCI</w:delText>
        </w:r>
      </w:del>
      <w:ins w:id="76" w:author="Matheus Mussi" w:date="2022-07-11T21:02:00Z">
        <w:r>
          <w:rPr>
            <w:lang w:val="en-US"/>
          </w:rPr>
          <w:t xml:space="preserve"> through the lenses of taxonomy</w:t>
        </w:r>
      </w:ins>
      <w:r>
        <w:rPr>
          <w:lang w:val="en-US"/>
        </w:rPr>
        <w:t xml:space="preserve">. We also proposed </w:t>
      </w:r>
      <w:del w:id="77" w:author="Matheus Mussi" w:date="2022-07-11T21:01:00Z">
        <w:r>
          <w:rPr>
            <w:lang w:val="fr-FR"/>
          </w:rPr>
          <w:delText>a classification system</w:delText>
        </w:r>
      </w:del>
      <w:ins w:id="78" w:author="Matheus Mussi" w:date="2022-07-11T21:01:00Z">
        <w:r>
          <w:rPr>
            <w:lang w:val="en-US"/>
          </w:rPr>
          <w:t>some considerations</w:t>
        </w:r>
      </w:ins>
      <w:r>
        <w:rPr>
          <w:lang w:val="en-US"/>
        </w:rPr>
        <w:t xml:space="preserve"> for features that play a central role on </w:t>
      </w:r>
      <w:ins w:id="79" w:author="Matheus Mussi" w:date="2022-07-11T21:03:00Z">
        <w:r>
          <w:rPr>
            <w:lang w:val="en-US"/>
          </w:rPr>
          <w:t xml:space="preserve">the </w:t>
        </w:r>
      </w:ins>
      <w:r>
        <w:rPr>
          <w:lang w:val="en-US"/>
        </w:rPr>
        <w:t>system</w:t>
      </w:r>
      <w:ins w:id="80" w:author="Matheus Mussi" w:date="2022-07-11T21:03:00Z">
        <w:r>
          <w:rPr>
            <w:lang w:val="en-US"/>
          </w:rPr>
          <w:t>’s</w:t>
        </w:r>
      </w:ins>
      <w:r>
        <w:rPr>
          <w:lang w:val="en-US"/>
        </w:rPr>
        <w:t xml:space="preserve"> complexity based on factors related to the interface, display and other taxonomic categories should it be used by a child. </w:t>
      </w:r>
      <w:del w:id="81" w:author="Matheus Mussi" w:date="2022-07-11T21:03:00Z">
        <w:r>
          <w:rPr>
            <w:lang w:val="en-US"/>
          </w:rPr>
          <w:delText xml:space="preserve">One of the problems that might be faced by the peadiatric population when using hBCI is system complexity. </w:delText>
        </w:r>
      </w:del>
      <w:r>
        <w:rPr>
          <w:lang w:val="en-US"/>
        </w:rPr>
        <w:t>To achieve this, two main questions guided this study:</w:t>
      </w:r>
      <w:commentRangeEnd w:id="72"/>
      <w:r>
        <w:commentReference w:id="72"/>
      </w:r>
      <w:commentRangeEnd w:id="73"/>
      <w:r>
        <w:commentReference w:id="73"/>
      </w:r>
    </w:p>
    <w:p w14:paraId="4413BA63" w14:textId="77777777" w:rsidR="00DA2C49" w:rsidRDefault="00000000">
      <w:pPr>
        <w:pStyle w:val="BodyA"/>
        <w:rPr>
          <w:b/>
          <w:bCs/>
          <w:lang w:val="en-US"/>
        </w:rPr>
      </w:pPr>
      <w:r>
        <w:rPr>
          <w:b/>
          <w:bCs/>
          <w:lang w:val="en-US"/>
        </w:rPr>
        <w:t>Q1. What are the existing solutions for hybridization of BCI systems focused on control that could be used in a clinical setup?</w:t>
      </w:r>
    </w:p>
    <w:p w14:paraId="43E23092" w14:textId="77777777" w:rsidR="00DA2C49" w:rsidRDefault="00000000">
      <w:pPr>
        <w:pStyle w:val="BodyA"/>
        <w:rPr>
          <w:del w:id="82" w:author="Matheus Mussi" w:date="2022-07-11T21:04:00Z"/>
          <w:b/>
          <w:bCs/>
          <w:lang w:val="en-US"/>
        </w:rPr>
      </w:pPr>
      <w:r>
        <w:rPr>
          <w:lang w:val="en-US"/>
        </w:rPr>
        <w:t>From the systems gathered from the literature, the ones clinically applicable (</w:t>
      </w:r>
      <w:proofErr w:type="spellStart"/>
      <w:r>
        <w:rPr>
          <w:lang w:val="en-US"/>
        </w:rPr>
        <w:t>i.e</w:t>
      </w:r>
      <w:proofErr w:type="spellEnd"/>
      <w:r>
        <w:rPr>
          <w:lang w:val="en-US"/>
        </w:rPr>
        <w:t>,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14:paraId="576E2B40" w14:textId="77777777" w:rsidR="00DA2C49" w:rsidRDefault="00000000">
      <w:pPr>
        <w:pStyle w:val="BodyA"/>
        <w:rPr>
          <w:b/>
          <w:bCs/>
          <w:strike/>
          <w:lang w:val="en-US"/>
        </w:rPr>
      </w:pPr>
      <w:del w:id="83" w:author="Matheus Mussi" w:date="2022-07-11T21:04:00Z">
        <w:r>
          <w:rPr>
            <w:b/>
            <w:bCs/>
            <w:strike/>
            <w:lang w:val="en-US"/>
          </w:rPr>
          <w:delText>Q2. What are the hBCI solutions that could be more relevant for children?</w:delText>
        </w:r>
      </w:del>
    </w:p>
    <w:p w14:paraId="387E2AC4" w14:textId="77777777" w:rsidR="00DA2C49" w:rsidRDefault="00000000">
      <w:pPr>
        <w:pStyle w:val="BodyA"/>
        <w:rPr>
          <w:b/>
          <w:bCs/>
          <w:lang w:val="en-US"/>
        </w:rPr>
      </w:pPr>
      <w:r>
        <w:rPr>
          <w:b/>
          <w:bCs/>
          <w:lang w:val="en-US"/>
        </w:rPr>
        <w:t>Q2. What are the least complex and most efficient solutions available?</w:t>
      </w:r>
    </w:p>
    <w:p w14:paraId="5B3B65FC" w14:textId="77777777" w:rsidR="00DA2C49" w:rsidRPr="00AD37C0" w:rsidRDefault="00000000">
      <w:pPr>
        <w:pStyle w:val="BodyA"/>
        <w:rPr>
          <w:b/>
          <w:bCs/>
          <w:lang w:val="en-CA"/>
          <w:rPrChange w:id="84" w:author="Matheus Gonçalves - Powermig" w:date="2022-07-13T12:22:00Z">
            <w:rPr>
              <w:b/>
              <w:bCs/>
            </w:rPr>
          </w:rPrChange>
        </w:rPr>
      </w:pPr>
      <w:r>
        <w:rPr>
          <w:lang w:val="en-US"/>
        </w:rPr>
        <w:lastRenderedPageBreak/>
        <w:t xml:space="preserve">The combination of some of the taxonomic features with design aspects of a system, such as the target design and the number of steps to accomplish the task can weigh on the complexity of a </w:t>
      </w:r>
      <w:proofErr w:type="spellStart"/>
      <w:r>
        <w:rPr>
          <w:lang w:val="en-US"/>
        </w:rPr>
        <w:t>hBCI</w:t>
      </w:r>
      <w:proofErr w:type="spellEnd"/>
      <w:r>
        <w:rPr>
          <w:lang w:val="en-US"/>
        </w:rPr>
        <w:t xml:space="preserve">. From the gathered articles, we determined features of the interface design that can allow engineers and therapists to </w:t>
      </w:r>
      <w:del w:id="85" w:author="Matheus Mussi" w:date="2022-07-11T21:05:00Z">
        <w:r>
          <w:rPr>
            <w:shd w:val="clear" w:color="auto" w:fill="00FF00"/>
            <w:lang w:val="en-US"/>
          </w:rPr>
          <w:delText>predict the complexity of a system</w:delText>
        </w:r>
      </w:del>
      <w:ins w:id="86" w:author="Matheus Mussi" w:date="2022-07-11T21:05:00Z">
        <w:r>
          <w:rPr>
            <w:shd w:val="clear" w:color="auto" w:fill="00FF00"/>
            <w:lang w:val="en-US"/>
          </w:rPr>
          <w:t>design systems better suited for children</w:t>
        </w:r>
      </w:ins>
      <w:r>
        <w:rPr>
          <w:shd w:val="clear" w:color="auto" w:fill="00FF00"/>
          <w:lang w:val="en-US"/>
        </w:rPr>
        <w:t>.</w:t>
      </w:r>
      <w:r>
        <w:rPr>
          <w:lang w:val="en-US"/>
        </w:rPr>
        <w:t xml:space="preserve"> From the features, we tried to extract the most and least complex settings from the children</w:t>
      </w:r>
      <w:r>
        <w:rPr>
          <w:rFonts w:ascii="Arial" w:hAnsi="Arial"/>
          <w:rtl/>
          <w:lang w:val="ar-SA"/>
        </w:rPr>
        <w:t>’</w:t>
      </w:r>
      <w:r>
        <w:rPr>
          <w:lang w:val="fr-FR"/>
        </w:rPr>
        <w:t>s perspective.</w:t>
      </w:r>
    </w:p>
    <w:p w14:paraId="10C46B03" w14:textId="77777777" w:rsidR="00DA2C49" w:rsidRPr="00AD37C0" w:rsidRDefault="00000000">
      <w:pPr>
        <w:pStyle w:val="Heading"/>
        <w:rPr>
          <w:lang w:val="en-CA"/>
          <w:rPrChange w:id="87" w:author="Matheus Gonçalves - Powermig" w:date="2022-07-13T12:22:00Z">
            <w:rPr/>
          </w:rPrChange>
        </w:rPr>
      </w:pPr>
      <w:bookmarkStart w:id="88" w:name="_q57l0vggq21s"/>
      <w:bookmarkEnd w:id="88"/>
      <w:r>
        <w:rPr>
          <w:lang w:val="en-US"/>
        </w:rPr>
        <w:t>Search Methodology</w:t>
      </w:r>
    </w:p>
    <w:p w14:paraId="5A4A0C3C" w14:textId="77777777" w:rsidR="00DA2C49" w:rsidRPr="00AD37C0" w:rsidRDefault="00000000">
      <w:pPr>
        <w:pStyle w:val="BodyA"/>
        <w:rPr>
          <w:i/>
          <w:iCs/>
          <w:lang w:val="en-CA"/>
          <w:rPrChange w:id="89" w:author="Matheus Gonçalves - Powermig" w:date="2022-07-13T12:22:00Z">
            <w:rPr>
              <w:i/>
              <w:iCs/>
            </w:rPr>
          </w:rPrChange>
        </w:rPr>
      </w:pPr>
      <w:del w:id="90" w:author="Matheus Mussi" w:date="2022-07-11T21:06:00Z">
        <w:r>
          <w:rPr>
            <w:lang w:val="en-US"/>
          </w:rPr>
          <w:delText>The keyword search consisted of four parts: the hybrid modality of the system, using (</w:delText>
        </w:r>
        <w:r>
          <w:rPr>
            <w:i/>
            <w:iCs/>
            <w:lang w:val="en-US"/>
          </w:rPr>
          <w:delText>Hybrid* OR Multiinput* OR Multi-Sensor* OR Multi-Device* OR Multimodal);</w:delText>
        </w:r>
        <w:r>
          <w:rPr>
            <w:lang w:val="en-US"/>
          </w:rPr>
          <w:delText xml:space="preserve">the system </w:delText>
        </w:r>
        <w:r>
          <w:rPr>
            <w:i/>
            <w:iCs/>
            <w:lang w:val="en-US"/>
          </w:rPr>
          <w:delText>(</w:delText>
        </w:r>
        <w:r>
          <w:rPr>
            <w:rFonts w:ascii="Arial Unicode MS" w:hAnsi="Arial Unicode MS"/>
            <w:rtl/>
            <w:lang w:val="ar-SA"/>
          </w:rPr>
          <w:delText>“</w:delText>
        </w:r>
        <w:r>
          <w:rPr>
            <w:i/>
            <w:iCs/>
            <w:lang w:val="en-US"/>
          </w:rPr>
          <w:delText xml:space="preserve">brain computer interface” OR BCI* OR hBCI OR </w:delText>
        </w:r>
        <w:r>
          <w:rPr>
            <w:rFonts w:ascii="Arial Unicode MS" w:hAnsi="Arial Unicode MS"/>
            <w:rtl/>
            <w:lang w:val="ar-SA"/>
          </w:rPr>
          <w:delText>“</w:delText>
        </w:r>
        <w:r>
          <w:rPr>
            <w:i/>
            <w:iCs/>
            <w:lang w:val="de-DE"/>
          </w:rPr>
          <w:delText>human machine interface</w:delText>
        </w:r>
        <w:r>
          <w:rPr>
            <w:i/>
            <w:iCs/>
            <w:lang w:val="en-US"/>
          </w:rPr>
          <w:delText xml:space="preserve">” </w:delText>
        </w:r>
        <w:r>
          <w:rPr>
            <w:i/>
            <w:iCs/>
            <w:lang w:val="it-IT"/>
          </w:rPr>
          <w:delText>or HMI);</w:delText>
        </w:r>
        <w:r>
          <w:rPr>
            <w:lang w:val="en-US"/>
          </w:rPr>
          <w:delText xml:space="preserve">the application type </w:delText>
        </w:r>
        <w:r>
          <w:rPr>
            <w:i/>
            <w:iCs/>
            <w:lang w:val="en-US"/>
          </w:rPr>
          <w:delText xml:space="preserve">(Activit* OR Task* OR Step* OR Assignment* OR Exercise OR Test* OR Execut*); and </w:delText>
        </w:r>
        <w:r>
          <w:rPr>
            <w:lang w:val="en-US"/>
          </w:rPr>
          <w:delText xml:space="preserve">the main acquisition source </w:delText>
        </w:r>
        <w:r>
          <w:rPr>
            <w:i/>
            <w:iCs/>
            <w:lang w:val="en-US"/>
          </w:rPr>
          <w:delText>((EEG) OR (electroencephalogra*)) OR (non-invasive)</w:delText>
        </w:r>
        <w:r>
          <w:rPr>
            <w:lang w:val="en-US"/>
          </w:rPr>
          <w:delText>.</w:delText>
        </w:r>
      </w:del>
    </w:p>
    <w:p w14:paraId="65C431D6" w14:textId="77777777" w:rsidR="00DA2C49" w:rsidRPr="00AD37C0" w:rsidRDefault="00000000">
      <w:pPr>
        <w:pStyle w:val="BodyA"/>
        <w:rPr>
          <w:i/>
          <w:iCs/>
          <w:lang w:val="en-CA"/>
          <w:rPrChange w:id="91" w:author="Matheus Gonçalves - Powermig" w:date="2022-07-13T12:22:00Z">
            <w:rPr>
              <w:i/>
              <w:iCs/>
            </w:rPr>
          </w:rPrChange>
        </w:rPr>
      </w:pPr>
      <w:r>
        <w:rPr>
          <w:i/>
          <w:iCs/>
          <w:lang w:val="it-IT"/>
        </w:rPr>
        <w:t xml:space="preserve">The keyword search consisted of four parts to specify the hybrid modality, the BCI system, the application type and the acquisition source: (Hybrid* OR Multiinput* OR Multi-Sensor* OR Multi-Device* OR Multimodal) </w:t>
      </w:r>
      <w:r>
        <w:rPr>
          <w:b/>
          <w:bCs/>
          <w:i/>
          <w:iCs/>
          <w:lang w:val="en-US"/>
        </w:rPr>
        <w:t>AND</w:t>
      </w:r>
      <w:r>
        <w:rPr>
          <w:i/>
          <w:iCs/>
          <w:lang w:val="en-US"/>
        </w:rPr>
        <w:t xml:space="preserve"> (</w:t>
      </w:r>
      <w:r>
        <w:rPr>
          <w:rFonts w:ascii="Arial Unicode MS" w:hAnsi="Arial Unicode MS"/>
          <w:rtl/>
          <w:lang w:val="ar-SA"/>
        </w:rPr>
        <w:t>“</w:t>
      </w:r>
      <w:r>
        <w:rPr>
          <w:i/>
          <w:iCs/>
          <w:lang w:val="en-US"/>
        </w:rPr>
        <w:t xml:space="preserve">brain computer interface” OR BCI* OR </w:t>
      </w:r>
      <w:proofErr w:type="spellStart"/>
      <w:r>
        <w:rPr>
          <w:i/>
          <w:iCs/>
          <w:lang w:val="en-US"/>
        </w:rPr>
        <w:t>hBCI</w:t>
      </w:r>
      <w:proofErr w:type="spellEnd"/>
      <w:r>
        <w:rPr>
          <w:i/>
          <w:iCs/>
          <w:lang w:val="en-US"/>
        </w:rPr>
        <w:t xml:space="preserve"> OR </w:t>
      </w:r>
      <w:r>
        <w:rPr>
          <w:rFonts w:ascii="Arial Unicode MS" w:hAnsi="Arial Unicode MS"/>
          <w:rtl/>
          <w:lang w:val="ar-SA"/>
        </w:rPr>
        <w:t>“</w:t>
      </w:r>
      <w:r>
        <w:rPr>
          <w:i/>
          <w:iCs/>
          <w:lang w:val="de-DE"/>
        </w:rPr>
        <w:t>human machine interface</w:t>
      </w:r>
      <w:r>
        <w:rPr>
          <w:i/>
          <w:iCs/>
          <w:lang w:val="en-US"/>
        </w:rPr>
        <w:t xml:space="preserve">” OR HMI) </w:t>
      </w:r>
      <w:r>
        <w:rPr>
          <w:b/>
          <w:bCs/>
          <w:i/>
          <w:iCs/>
          <w:lang w:val="en-US"/>
        </w:rPr>
        <w:t>AND</w:t>
      </w:r>
      <w:r>
        <w:rPr>
          <w:i/>
          <w:iCs/>
          <w:lang w:val="en-US"/>
        </w:rPr>
        <w:t xml:space="preserve"> (</w:t>
      </w:r>
      <w:proofErr w:type="spellStart"/>
      <w:r>
        <w:rPr>
          <w:i/>
          <w:iCs/>
          <w:lang w:val="en-US"/>
        </w:rPr>
        <w:t>Activit</w:t>
      </w:r>
      <w:proofErr w:type="spellEnd"/>
      <w:r>
        <w:rPr>
          <w:i/>
          <w:iCs/>
          <w:lang w:val="en-US"/>
        </w:rPr>
        <w:t xml:space="preserve">* OR Task* OR Step* OR Assignment* OR Exercise OR Test* OR </w:t>
      </w:r>
      <w:proofErr w:type="spellStart"/>
      <w:r>
        <w:rPr>
          <w:i/>
          <w:iCs/>
          <w:lang w:val="en-US"/>
        </w:rPr>
        <w:t>Execut</w:t>
      </w:r>
      <w:proofErr w:type="spellEnd"/>
      <w:r>
        <w:rPr>
          <w:i/>
          <w:iCs/>
          <w:lang w:val="en-US"/>
        </w:rPr>
        <w:t xml:space="preserve">*) </w:t>
      </w:r>
      <w:r>
        <w:rPr>
          <w:b/>
          <w:bCs/>
          <w:i/>
          <w:iCs/>
          <w:lang w:val="en-US"/>
        </w:rPr>
        <w:t>AND</w:t>
      </w:r>
      <w:r>
        <w:rPr>
          <w:i/>
          <w:iCs/>
          <w:lang w:val="en-US"/>
        </w:rPr>
        <w:t xml:space="preserve"> (((EEG) OR (</w:t>
      </w:r>
      <w:proofErr w:type="spellStart"/>
      <w:r>
        <w:rPr>
          <w:i/>
          <w:iCs/>
          <w:lang w:val="en-US"/>
        </w:rPr>
        <w:t>electroencephalogra</w:t>
      </w:r>
      <w:proofErr w:type="spellEnd"/>
      <w:r>
        <w:rPr>
          <w:i/>
          <w:iCs/>
          <w:lang w:val="en-US"/>
        </w:rPr>
        <w:t>*)) OR (non-invasive)).</w:t>
      </w:r>
      <w:r>
        <w:rPr>
          <w:i/>
          <w:iCs/>
          <w:lang w:val="en-US"/>
        </w:rPr>
        <w:br/>
      </w:r>
      <w:commentRangeStart w:id="92"/>
      <w:commentRangeStart w:id="93"/>
    </w:p>
    <w:p w14:paraId="32B8C8FE" w14:textId="77777777" w:rsidR="00DA2C49" w:rsidRPr="00AD37C0" w:rsidRDefault="00000000">
      <w:pPr>
        <w:pStyle w:val="BodyA"/>
        <w:rPr>
          <w:lang w:val="en-CA"/>
          <w:rPrChange w:id="94" w:author="Matheus Gonçalves - Powermig" w:date="2022-07-13T12:22:00Z">
            <w:rPr/>
          </w:rPrChange>
        </w:rPr>
      </w:pPr>
      <w:r>
        <w:rPr>
          <w:lang w:val="en-US"/>
        </w:rPr>
        <w:t>A</w:t>
      </w:r>
      <w:commentRangeEnd w:id="92"/>
      <w:r>
        <w:commentReference w:id="92"/>
      </w:r>
      <w:commentRangeEnd w:id="93"/>
      <w:r>
        <w:commentReference w:id="93"/>
      </w:r>
      <w:r>
        <w:rPr>
          <w:lang w:val="en-US"/>
        </w:rPr>
        <w:t>s the definition of a hybrid BCI (</w:t>
      </w:r>
      <w:proofErr w:type="spellStart"/>
      <w:r>
        <w:rPr>
          <w:lang w:val="en-US"/>
        </w:rPr>
        <w:t>hBCI</w:t>
      </w:r>
      <w:proofErr w:type="spellEnd"/>
      <w:r>
        <w:rPr>
          <w:lang w:val="en-US"/>
        </w:rPr>
        <w:t xml:space="preserve">) can be broad, to narrow down our scope, we defined some minimal requirements for a </w:t>
      </w:r>
      <w:proofErr w:type="spellStart"/>
      <w:r>
        <w:rPr>
          <w:lang w:val="en-US"/>
        </w:rPr>
        <w:t>hBCI</w:t>
      </w:r>
      <w:proofErr w:type="spellEnd"/>
      <w:r>
        <w:rPr>
          <w:lang w:val="en-US"/>
        </w:rPr>
        <w:t xml:space="preserve"> system to be considered valid for our analysis. </w:t>
      </w:r>
      <w:r>
        <w:rPr>
          <w:b/>
          <w:bCs/>
          <w:lang w:val="en-US"/>
        </w:rPr>
        <w:t>Firstly</w:t>
      </w:r>
      <w:r>
        <w:rPr>
          <w:lang w:val="en-US"/>
        </w:rPr>
        <w:t xml:space="preserve">, we only considered systems that included signal acquisition via EEG. EEG-based BCI are by far the most popular system compared to other non-invasive methods (such as NIRS, </w:t>
      </w:r>
      <w:proofErr w:type="spellStart"/>
      <w:r>
        <w:rPr>
          <w:lang w:val="en-US"/>
        </w:rPr>
        <w:t>fNIRS</w:t>
      </w:r>
      <w:proofErr w:type="spellEnd"/>
      <w:r>
        <w:rPr>
          <w:lang w:val="en-US"/>
        </w:rPr>
        <w:t xml:space="preserve"> or MEG) and they have the highest information transfer rates (ITR), which puts them in an advantageous position in terms of performance compared to other methods. </w:t>
      </w:r>
      <w:r>
        <w:rPr>
          <w:b/>
          <w:bCs/>
          <w:lang w:val="en-US"/>
        </w:rPr>
        <w:t>Secondly</w:t>
      </w:r>
      <w:r>
        <w:rPr>
          <w:lang w:val="en-US"/>
        </w:rPr>
        <w:t xml:space="preserve">, in heterogeneous systems, the BCI component must have had a primary role in the overall system. Counterexamples of this requirement would be </w:t>
      </w:r>
      <w:proofErr w:type="spellStart"/>
      <w:r>
        <w:rPr>
          <w:lang w:val="en-US"/>
        </w:rPr>
        <w:t>hBCI</w:t>
      </w:r>
      <w:proofErr w:type="spellEnd"/>
      <w:r>
        <w:rPr>
          <w:lang w:val="en-US"/>
        </w:rPr>
        <w:t xml:space="preserve"> that used brain signals only for target selection confirmation or </w:t>
      </w:r>
      <w:proofErr w:type="spellStart"/>
      <w:r>
        <w:rPr>
          <w:lang w:val="en-US"/>
        </w:rPr>
        <w:t>hBCI</w:t>
      </w:r>
      <w:proofErr w:type="spellEnd"/>
      <w:r>
        <w:rPr>
          <w:lang w:val="en-US"/>
        </w:rPr>
        <w:t xml:space="preserve"> that used brain signals only as a mechanism to switch between non-BCI input modes. </w:t>
      </w:r>
      <w:r>
        <w:rPr>
          <w:b/>
          <w:bCs/>
          <w:lang w:val="en-US"/>
        </w:rPr>
        <w:t>Thirdly</w:t>
      </w:r>
      <w:r>
        <w:rPr>
          <w:lang w:val="en-US"/>
        </w:rPr>
        <w:t xml:space="preserve">, the multiplicity of inputs or paradigms had to work synergistically to achieve improved results. </w:t>
      </w:r>
      <w:r>
        <w:rPr>
          <w:strike/>
          <w:lang w:val="en-US"/>
        </w:rPr>
        <w:t xml:space="preserve">This review focuses especially on the performance of different </w:t>
      </w:r>
      <w:proofErr w:type="spellStart"/>
      <w:r>
        <w:rPr>
          <w:strike/>
          <w:lang w:val="en-US"/>
        </w:rPr>
        <w:t>hBCI</w:t>
      </w:r>
      <w:proofErr w:type="spellEnd"/>
      <w:r>
        <w:rPr>
          <w:strike/>
          <w:lang w:val="en-US"/>
        </w:rPr>
        <w:t xml:space="preserve"> systems.</w:t>
      </w:r>
      <w:r>
        <w:rPr>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w:hAnsi="Arial"/>
          <w:rtl/>
          <w:lang w:val="ar-SA"/>
        </w:rPr>
        <w:t>’</w:t>
      </w:r>
      <w:r>
        <w:rPr>
          <w:lang w:val="en-US"/>
        </w:rPr>
        <w:t>s performance but rather with its controllability and asynchronous capabilities.</w:t>
      </w:r>
    </w:p>
    <w:p w14:paraId="1514DAEB" w14:textId="77777777" w:rsidR="00DA2C49" w:rsidRPr="00AD37C0" w:rsidRDefault="00000000">
      <w:pPr>
        <w:pStyle w:val="BodyA"/>
        <w:rPr>
          <w:strike/>
          <w:lang w:val="en-CA"/>
          <w:rPrChange w:id="95" w:author="Matheus Gonçalves - Powermig" w:date="2022-07-13T12:22:00Z">
            <w:rPr>
              <w:strike/>
            </w:rPr>
          </w:rPrChange>
        </w:rPr>
      </w:pPr>
      <w:r>
        <w:rPr>
          <w:lang w:val="en-US"/>
        </w:rPr>
        <w:t>In this study, the scoping review methodology proposed by (cite Arksey and O</w:t>
      </w:r>
      <w:r>
        <w:rPr>
          <w:rFonts w:ascii="Arial" w:hAnsi="Arial"/>
          <w:rtl/>
          <w:lang w:val="ar-SA"/>
        </w:rPr>
        <w:t>’</w:t>
      </w:r>
      <w:r>
        <w:rPr>
          <w:lang w:val="en-US"/>
        </w:rPr>
        <w:t xml:space="preserve">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t>
      </w:r>
      <w:r>
        <w:rPr>
          <w:lang w:val="en-US"/>
        </w:rPr>
        <w:lastRenderedPageBreak/>
        <w:t>were kept for the next phases, in case the article did not explicitly mention an exclusive term in the previous phase. All databases were searched on February 23</w:t>
      </w:r>
      <w:r>
        <w:rPr>
          <w:vertAlign w:val="superscript"/>
          <w:lang w:val="en-US"/>
        </w:rPr>
        <w:t>rd</w:t>
      </w:r>
      <w:r>
        <w:rPr>
          <w:lang w:val="en-US"/>
        </w:rPr>
        <w:t xml:space="preserve"> of 2021, and articles published before that date were included. Patents, reviews, </w:t>
      </w:r>
      <w:del w:id="96" w:author="Matheus Mussi" w:date="2022-07-11T21:08:00Z">
        <w:r>
          <w:rPr>
            <w:strike/>
            <w:lang w:val="en-US"/>
          </w:rPr>
          <w:delText>//conference papers//</w:delText>
        </w:r>
        <w:r>
          <w:rPr>
            <w:lang w:val="en-US"/>
          </w:rPr>
          <w:delText xml:space="preserve"> </w:delText>
        </w:r>
      </w:del>
      <w:r>
        <w:rPr>
          <w:lang w:val="en-US"/>
        </w:rPr>
        <w:t xml:space="preserve">and other formats of publication that were not articles </w:t>
      </w:r>
      <w:del w:id="97" w:author="Matheus Mussi" w:date="2022-07-11T21:08:00Z">
        <w:r>
          <w:rPr>
            <w:lang w:val="en-US"/>
          </w:rPr>
          <w:delText>and</w:delText>
        </w:r>
      </w:del>
      <w:ins w:id="98" w:author="Matheus Mussi" w:date="2022-07-11T21:08:00Z">
        <w:r>
          <w:rPr>
            <w:lang w:val="en-US"/>
          </w:rPr>
          <w:t>or</w:t>
        </w:r>
      </w:ins>
      <w:r>
        <w:rPr>
          <w:lang w:val="en-US"/>
        </w:rPr>
        <w:t xml:space="preserve"> conference papers were not included.</w:t>
      </w:r>
      <w:del w:id="99" w:author="Matheus Mussi" w:date="2022-07-11T21:08:00Z">
        <w:r>
          <w:rPr>
            <w:lang w:val="en-US"/>
          </w:rPr>
          <w:delText xml:space="preserve"> </w:delText>
        </w:r>
        <w:r>
          <w:rPr>
            <w:strike/>
            <w:lang w:val="en-US"/>
          </w:rPr>
          <w:delText>//Journal articles were the one format of publication included as they have a rigid protocol of peer review before publication.//</w:delText>
        </w:r>
      </w:del>
    </w:p>
    <w:p w14:paraId="5C1F313A" w14:textId="77777777" w:rsidR="00DA2C49" w:rsidRPr="00AD37C0" w:rsidRDefault="00000000">
      <w:pPr>
        <w:pStyle w:val="BodyA"/>
        <w:rPr>
          <w:lang w:val="en-CA"/>
          <w:rPrChange w:id="100" w:author="Matheus Gonçalves - Powermig" w:date="2022-07-13T12:22:00Z">
            <w:rPr/>
          </w:rPrChange>
        </w:rPr>
      </w:pPr>
      <w:r>
        <w:rPr>
          <w:b/>
          <w:bCs/>
          <w:lang w:val="en-US"/>
        </w:rPr>
        <w:t>Title inclusion/exclusion criteria.</w:t>
      </w:r>
      <w:r>
        <w:rPr>
          <w:lang w:val="en-US"/>
        </w:rPr>
        <w:t xml:space="preserve"> Article titles to be </w:t>
      </w:r>
      <w:r>
        <w:rPr>
          <w:b/>
          <w:bCs/>
          <w:lang w:val="en-US"/>
        </w:rPr>
        <w:t>included</w:t>
      </w:r>
      <w:r>
        <w:rPr>
          <w:lang w:val="en-US"/>
        </w:rPr>
        <w:t xml:space="preserve"> had to (1) contain </w:t>
      </w:r>
      <w:r>
        <w:rPr>
          <w:rFonts w:ascii="Arial" w:hAnsi="Arial"/>
          <w:rtl/>
          <w:lang w:val="ar-SA"/>
        </w:rPr>
        <w:t>“</w:t>
      </w:r>
      <w:r>
        <w:rPr>
          <w:lang w:val="en-US"/>
        </w:rPr>
        <w:t xml:space="preserve">hybrid BCI” 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bCs/>
          <w:lang w:val="en-US"/>
        </w:rPr>
        <w:t>excluded</w:t>
      </w:r>
      <w:r>
        <w:rPr>
          <w:lang w:val="en-US"/>
        </w:rPr>
        <w:t xml:space="preserve"> were the ones indicating that the paper focused on (1) non-</w:t>
      </w:r>
      <w:proofErr w:type="spellStart"/>
      <w:r>
        <w:rPr>
          <w:lang w:val="en-US"/>
        </w:rPr>
        <w:t>hBCI</w:t>
      </w:r>
      <w:proofErr w:type="spellEnd"/>
      <w:r>
        <w:rPr>
          <w:lang w:val="en-US"/>
        </w:rPr>
        <w:t xml:space="preserve">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14:paraId="33B05F54" w14:textId="77777777" w:rsidR="00DA2C49" w:rsidRPr="00AD37C0" w:rsidRDefault="00000000">
      <w:pPr>
        <w:pStyle w:val="BodyA"/>
        <w:rPr>
          <w:lang w:val="en-CA"/>
          <w:rPrChange w:id="101" w:author="Matheus Gonçalves - Powermig" w:date="2022-07-13T12:22:00Z">
            <w:rPr/>
          </w:rPrChange>
        </w:rPr>
      </w:pPr>
      <w:r>
        <w:rPr>
          <w:b/>
          <w:bCs/>
          <w:lang w:val="fr-FR"/>
        </w:rPr>
        <w:t xml:space="preserve">Abstract exclusion </w:t>
      </w:r>
      <w:proofErr w:type="spellStart"/>
      <w:r>
        <w:rPr>
          <w:b/>
          <w:bCs/>
          <w:lang w:val="fr-FR"/>
        </w:rPr>
        <w:t>criteria</w:t>
      </w:r>
      <w:proofErr w:type="spellEnd"/>
      <w:r>
        <w:rPr>
          <w:b/>
          <w:bCs/>
          <w:lang w:val="fr-FR"/>
        </w:rPr>
        <w:t>.</w:t>
      </w:r>
      <w:r>
        <w:rPr>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14:paraId="1045EA84" w14:textId="77777777" w:rsidR="00DA2C49" w:rsidRPr="00AD37C0" w:rsidRDefault="00000000">
      <w:pPr>
        <w:pStyle w:val="BodyA"/>
        <w:rPr>
          <w:lang w:val="en-CA"/>
          <w:rPrChange w:id="102" w:author="Matheus Gonçalves - Powermig" w:date="2022-07-13T12:22:00Z">
            <w:rPr/>
          </w:rPrChange>
        </w:rPr>
      </w:pPr>
      <w:r>
        <w:rPr>
          <w:b/>
          <w:bCs/>
          <w:lang w:val="en-US"/>
        </w:rPr>
        <w:t>Full article exclusion criteria.</w:t>
      </w:r>
      <w:r>
        <w:rPr>
          <w:lang w:val="en-US"/>
        </w:rPr>
        <w:t xml:space="preserve"> The final filter allowed a more in-depth analysis of each article, avoiding the inclusion of articles with misleading titles or abstracts. At this phase, articles were excluded if they (1) proposed an invalid </w:t>
      </w:r>
      <w:proofErr w:type="spellStart"/>
      <w:r>
        <w:rPr>
          <w:lang w:val="en-US"/>
        </w:rPr>
        <w:t>hBCI</w:t>
      </w:r>
      <w:proofErr w:type="spellEnd"/>
      <w:r>
        <w:rPr>
          <w:lang w:val="en-US"/>
        </w:rPr>
        <w:t xml:space="preserve">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w:hAnsi="Arial"/>
          <w:rtl/>
          <w:lang w:val="ar-SA"/>
        </w:rPr>
        <w:t xml:space="preserve">’ </w:t>
      </w:r>
      <w:r>
        <w:rPr>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14:paraId="65428AFD" w14:textId="77777777" w:rsidR="00DA2C49" w:rsidRPr="00AD37C0" w:rsidRDefault="00000000">
      <w:pPr>
        <w:pStyle w:val="Heading"/>
        <w:rPr>
          <w:lang w:val="en-CA"/>
          <w:rPrChange w:id="103" w:author="Matheus Gonçalves - Powermig" w:date="2022-07-13T12:22:00Z">
            <w:rPr/>
          </w:rPrChange>
        </w:rPr>
      </w:pPr>
      <w:bookmarkStart w:id="104" w:name="_j4a4nojt6cn2"/>
      <w:bookmarkEnd w:id="104"/>
      <w:r>
        <w:rPr>
          <w:lang w:val="en-US"/>
        </w:rPr>
        <w:t>Search Results</w:t>
      </w:r>
    </w:p>
    <w:p w14:paraId="44DAFF3A" w14:textId="77777777" w:rsidR="00DA2C49" w:rsidRDefault="00000000">
      <w:pPr>
        <w:pStyle w:val="BodyA"/>
        <w:rPr>
          <w:lang w:val="en-US"/>
        </w:rPr>
      </w:pPr>
      <w:r>
        <w:rPr>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105"/>
      <w:commentRangeStart w:id="106"/>
      <w:r>
        <w:rPr>
          <w:lang w:val="en-US"/>
        </w:rPr>
        <w:t>although we did not set a strict exclusion criteria for conference papers.</w:t>
      </w:r>
      <w:commentRangeEnd w:id="105"/>
      <w:r>
        <w:commentReference w:id="105"/>
      </w:r>
      <w:commentRangeEnd w:id="106"/>
      <w:r>
        <w:commentReference w:id="106"/>
      </w:r>
    </w:p>
    <w:p w14:paraId="708C3D4A" w14:textId="77777777" w:rsidR="00DA2C49" w:rsidRPr="00AD37C0" w:rsidRDefault="00000000">
      <w:pPr>
        <w:pStyle w:val="BodyA"/>
        <w:rPr>
          <w:lang w:val="en-CA"/>
          <w:rPrChange w:id="107" w:author="Matheus Gonçalves - Powermig" w:date="2022-07-13T12:22:00Z">
            <w:rPr/>
          </w:rPrChange>
        </w:rPr>
      </w:pPr>
      <w:r>
        <w:rPr>
          <w:noProof/>
        </w:rPr>
        <w:lastRenderedPageBreak/>
        <w:drawing>
          <wp:anchor distT="114300" distB="114300" distL="114300" distR="114300" simplePos="0" relativeHeight="251659264" behindDoc="0" locked="0" layoutInCell="1" allowOverlap="1" wp14:anchorId="307C524E" wp14:editId="2C6E4C89">
            <wp:simplePos x="0" y="0"/>
            <wp:positionH relativeFrom="column">
              <wp:posOffset>452436</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10"/>
                    <a:stretch>
                      <a:fillRect/>
                    </a:stretch>
                  </pic:blipFill>
                  <pic:spPr>
                    <a:xfrm>
                      <a:off x="0" y="0"/>
                      <a:ext cx="5006486" cy="4080241"/>
                    </a:xfrm>
                    <a:prstGeom prst="rect">
                      <a:avLst/>
                    </a:prstGeom>
                    <a:ln w="12700" cap="flat">
                      <a:noFill/>
                      <a:miter lim="400000"/>
                    </a:ln>
                    <a:effectLst/>
                  </pic:spPr>
                </pic:pic>
              </a:graphicData>
            </a:graphic>
          </wp:anchor>
        </w:drawing>
      </w:r>
    </w:p>
    <w:p w14:paraId="4F1829E8" w14:textId="77777777" w:rsidR="00DA2C49" w:rsidRDefault="00DA2C49">
      <w:pPr>
        <w:pStyle w:val="BodyA"/>
        <w:rPr>
          <w:lang w:val="en-US"/>
        </w:rPr>
      </w:pPr>
    </w:p>
    <w:p w14:paraId="6D0C8404" w14:textId="77777777" w:rsidR="00DA2C49" w:rsidRDefault="00DA2C49">
      <w:pPr>
        <w:pStyle w:val="BodyA"/>
        <w:rPr>
          <w:lang w:val="en-US"/>
        </w:rPr>
      </w:pPr>
    </w:p>
    <w:p w14:paraId="14318C62" w14:textId="77777777" w:rsidR="00DA2C49" w:rsidRDefault="00DA2C49">
      <w:pPr>
        <w:pStyle w:val="BodyA"/>
        <w:rPr>
          <w:lang w:val="en-US"/>
        </w:rPr>
      </w:pPr>
    </w:p>
    <w:p w14:paraId="4BE35A0D" w14:textId="77777777" w:rsidR="00DA2C49" w:rsidRDefault="00DA2C49">
      <w:pPr>
        <w:pStyle w:val="BodyA"/>
        <w:rPr>
          <w:lang w:val="en-US"/>
        </w:rPr>
      </w:pPr>
    </w:p>
    <w:p w14:paraId="6C028561" w14:textId="77777777" w:rsidR="00DA2C49" w:rsidRDefault="00000000">
      <w:pPr>
        <w:pStyle w:val="BodyA"/>
        <w:rPr>
          <w:lang w:val="en-US"/>
        </w:rPr>
      </w:pPr>
      <w:r>
        <w:rPr>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108" w:author="Matheus Mussi" w:date="2022-07-11T21:12:00Z">
        <w:r>
          <w:rPr>
            <w:lang w:val="en-US"/>
          </w:rPr>
          <w:delText xml:space="preserve">There were more articles published in 2020 that met our inclusion and exclusion criteria than other years. The average number of written articles from 2014 to 2019, was 4.16. </w:delText>
        </w:r>
      </w:del>
      <w:r>
        <w:rPr>
          <w:lang w:val="en-US"/>
        </w:rPr>
        <w:t xml:space="preserve">In 2020, 14 articles were written, 3.4 times more articles than </w:t>
      </w:r>
      <w:ins w:id="109" w:author="Matheus Mussi" w:date="2022-07-11T21:12:00Z">
        <w:r>
          <w:rPr>
            <w:lang w:val="en-US"/>
          </w:rPr>
          <w:t xml:space="preserve">in </w:t>
        </w:r>
      </w:ins>
      <w:r>
        <w:rPr>
          <w:lang w:val="en-US"/>
        </w:rPr>
        <w:t xml:space="preserve">the previous </w:t>
      </w:r>
      <w:del w:id="110" w:author="Matheus Mussi" w:date="2022-07-11T21:12:00Z">
        <w:r>
          <w:rPr>
            <w:lang w:val="en-US"/>
          </w:rPr>
          <w:delText>average</w:delText>
        </w:r>
      </w:del>
      <w:ins w:id="111" w:author="Matheus Mussi" w:date="2022-07-11T21:13:00Z">
        <w:r>
          <w:rPr>
            <w:lang w:val="en-US"/>
          </w:rPr>
          <w:t>six years.</w:t>
        </w:r>
      </w:ins>
      <w:del w:id="112" w:author="Matheus Mussi" w:date="2022-07-11T21:13:00Z">
        <w:r>
          <w:rPr>
            <w:lang w:val="en-US"/>
          </w:rPr>
          <w:delText xml:space="preserve"> and 56% of the total number of articles written in the six years prior to 2020.</w:delText>
        </w:r>
      </w:del>
    </w:p>
    <w:p w14:paraId="37C3C037" w14:textId="77777777" w:rsidR="00DA2C49" w:rsidRPr="00AD37C0" w:rsidRDefault="00000000">
      <w:pPr>
        <w:pStyle w:val="BodyA"/>
        <w:rPr>
          <w:lang w:val="en-CA"/>
          <w:rPrChange w:id="113" w:author="Matheus Gonçalves - Powermig" w:date="2022-07-13T12:22:00Z">
            <w:rPr/>
          </w:rPrChange>
        </w:rPr>
      </w:pPr>
      <w:r>
        <w:rPr>
          <w:noProof/>
        </w:rPr>
        <w:lastRenderedPageBreak/>
        <w:drawing>
          <wp:anchor distT="114300" distB="114300" distL="114300" distR="114300" simplePos="0" relativeHeight="251660288" behindDoc="0" locked="0" layoutInCell="1" allowOverlap="1" wp14:anchorId="1E7AE137" wp14:editId="6B1EAC5B">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11"/>
                    <a:srcRect l="467" r="467"/>
                    <a:stretch>
                      <a:fillRect/>
                    </a:stretch>
                  </pic:blipFill>
                  <pic:spPr>
                    <a:xfrm>
                      <a:off x="0" y="0"/>
                      <a:ext cx="3764391" cy="2743200"/>
                    </a:xfrm>
                    <a:prstGeom prst="rect">
                      <a:avLst/>
                    </a:prstGeom>
                    <a:ln w="12700" cap="flat">
                      <a:noFill/>
                      <a:miter lim="400000"/>
                    </a:ln>
                    <a:effectLst/>
                  </pic:spPr>
                </pic:pic>
              </a:graphicData>
            </a:graphic>
          </wp:anchor>
        </w:drawing>
      </w:r>
      <w:del w:id="114" w:author="Matheus Mussi" w:date="2022-07-11T21:10:00Z">
        <w:r>
          <w:rPr>
            <w:rFonts w:ascii="Arial Unicode MS" w:hAnsi="Arial Unicode MS"/>
            <w:lang w:val="en-US"/>
          </w:rPr>
          <w:br w:type="page"/>
        </w:r>
      </w:del>
    </w:p>
    <w:p w14:paraId="6BB1E00F" w14:textId="77777777" w:rsidR="00DA2C49" w:rsidRDefault="00DA2C49">
      <w:pPr>
        <w:pStyle w:val="BodyA"/>
        <w:rPr>
          <w:lang w:val="en-US"/>
        </w:rPr>
      </w:pPr>
    </w:p>
    <w:p w14:paraId="21ED96BD" w14:textId="77777777" w:rsidR="00DA2C49" w:rsidRPr="00AD37C0" w:rsidRDefault="00000000">
      <w:pPr>
        <w:pStyle w:val="BodyA"/>
        <w:rPr>
          <w:lang w:val="en-CA"/>
          <w:rPrChange w:id="115" w:author="Matheus Gonçalves - Powermig" w:date="2022-07-13T12:22:00Z">
            <w:rPr/>
          </w:rPrChange>
        </w:rPr>
      </w:pPr>
      <w:r>
        <w:rPr>
          <w:noProof/>
        </w:rPr>
        <w:drawing>
          <wp:anchor distT="114300" distB="114300" distL="114300" distR="114300" simplePos="0" relativeHeight="251661312" behindDoc="0" locked="0" layoutInCell="1" allowOverlap="1" wp14:anchorId="12C713CD" wp14:editId="7A4F52F2">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12"/>
                    <a:srcRect t="537" b="537"/>
                    <a:stretch>
                      <a:fillRect/>
                    </a:stretch>
                  </pic:blipFill>
                  <pic:spPr>
                    <a:xfrm>
                      <a:off x="0" y="0"/>
                      <a:ext cx="4133187" cy="5486400"/>
                    </a:xfrm>
                    <a:prstGeom prst="rect">
                      <a:avLst/>
                    </a:prstGeom>
                    <a:ln w="12700" cap="flat">
                      <a:noFill/>
                      <a:miter lim="400000"/>
                    </a:ln>
                    <a:effectLst/>
                  </pic:spPr>
                </pic:pic>
              </a:graphicData>
            </a:graphic>
          </wp:anchor>
        </w:drawing>
      </w:r>
      <w:r>
        <w:rPr>
          <w:lang w:val="en-US"/>
        </w:rPr>
        <w:t>No studies included child participants. One study had a participant aged</w:t>
      </w:r>
      <w:ins w:id="116" w:author="Matheus Mussi" w:date="2022-07-11T21:14:00Z">
        <w:r>
          <w:rPr>
            <w:lang w:val="en-US"/>
          </w:rPr>
          <w:t xml:space="preserve"> </w:t>
        </w:r>
      </w:ins>
      <w:r>
        <w:rPr>
          <w:lang w:val="en-US"/>
        </w:rPr>
        <w:t xml:space="preserve">18 </w:t>
      </w:r>
      <w:proofErr w:type="spellStart"/>
      <w:r>
        <w:rPr>
          <w:lang w:val="en-US"/>
        </w:rPr>
        <w:t>y.o</w:t>
      </w:r>
      <w:proofErr w:type="spellEnd"/>
      <w:r>
        <w:rPr>
          <w:lang w:val="en-US"/>
        </w:rPr>
        <w:t>., (</w:t>
      </w:r>
      <w:proofErr w:type="spellStart"/>
      <w:r>
        <w:rPr>
          <w:lang w:val="en-US"/>
        </w:rPr>
        <w:t>Kaongoen</w:t>
      </w:r>
      <w:proofErr w:type="spellEnd"/>
      <w:r>
        <w:rPr>
          <w:lang w:val="en-US"/>
        </w:rPr>
        <w:t xml:space="preserve"> &amp; Jo, 2017), but most papers had at least one participant within the range of 20 to 30 </w:t>
      </w:r>
      <w:proofErr w:type="spellStart"/>
      <w:r>
        <w:rPr>
          <w:lang w:val="en-US"/>
        </w:rPr>
        <w:t>y.o</w:t>
      </w:r>
      <w:proofErr w:type="spellEnd"/>
      <w:r>
        <w:rPr>
          <w:lang w:val="en-US"/>
        </w:rPr>
        <w:t xml:space="preserve">. (except for </w:t>
      </w:r>
      <w:proofErr w:type="spellStart"/>
      <w:r>
        <w:rPr>
          <w:lang w:val="en-US"/>
        </w:rPr>
        <w:t>Nann</w:t>
      </w:r>
      <w:proofErr w:type="spellEnd"/>
      <w:r>
        <w:rPr>
          <w:lang w:val="en-US"/>
        </w:rPr>
        <w:t xml:space="preserve"> et al. 2020 experiment with tetraplegic participants). Only two papers included participants above 40 years of age (Brennan et al., 2020 and </w:t>
      </w:r>
      <w:proofErr w:type="spellStart"/>
      <w:r>
        <w:rPr>
          <w:lang w:val="en-US"/>
        </w:rPr>
        <w:t>Nann</w:t>
      </w:r>
      <w:proofErr w:type="spellEnd"/>
      <w:r>
        <w:rPr>
          <w:lang w:val="en-US"/>
        </w:rPr>
        <w:t xml:space="preserve"> et al., 2020). Figure </w:t>
      </w:r>
      <w:proofErr w:type="spellStart"/>
      <w:r>
        <w:rPr>
          <w:lang w:val="en-US"/>
        </w:rPr>
        <w:t>YYa</w:t>
      </w:r>
      <w:proofErr w:type="spellEnd"/>
      <w:r>
        <w:rPr>
          <w:lang w:val="en-US"/>
        </w:rPr>
        <w:t xml:space="preserve"> correlates the age range of participants in each study with the achieved accuracy</w:t>
      </w:r>
      <w:del w:id="117" w:author="Matheus Mussi" w:date="2022-07-11T21:16:00Z">
        <w:r>
          <w:rPr>
            <w:lang w:val="en-US"/>
          </w:rPr>
          <w:delText xml:space="preserve"> and Figure YYb shows the age range overlap among the paper</w:delText>
        </w:r>
        <w:commentRangeStart w:id="118"/>
        <w:r>
          <w:rPr>
            <w:lang w:val="en-US"/>
          </w:rPr>
          <w:delText>s</w:delText>
        </w:r>
      </w:del>
      <w:commentRangeEnd w:id="118"/>
      <w:r>
        <w:commentReference w:id="118"/>
      </w:r>
      <w:r>
        <w:rPr>
          <w:lang w:val="en-US"/>
        </w:rPr>
        <w:t>.</w:t>
      </w:r>
    </w:p>
    <w:p w14:paraId="0622F903" w14:textId="77777777" w:rsidR="00DA2C49" w:rsidRPr="00AD37C0" w:rsidRDefault="00000000">
      <w:pPr>
        <w:pStyle w:val="BodyA"/>
        <w:rPr>
          <w:lang w:val="en-CA"/>
          <w:rPrChange w:id="119" w:author="Matheus Gonçalves - Powermig" w:date="2022-07-13T12:22:00Z">
            <w:rPr/>
          </w:rPrChange>
        </w:rPr>
      </w:pPr>
      <w:r>
        <w:rPr>
          <w:rFonts w:ascii="Arial Unicode MS" w:hAnsi="Arial Unicode MS"/>
          <w:lang w:val="en-US"/>
        </w:rPr>
        <w:br w:type="page"/>
      </w:r>
    </w:p>
    <w:p w14:paraId="06B789BD" w14:textId="77777777" w:rsidR="00DA2C49" w:rsidRDefault="00DA2C49">
      <w:pPr>
        <w:pStyle w:val="BodyA"/>
        <w:rPr>
          <w:lang w:val="en-US"/>
        </w:rPr>
      </w:pPr>
    </w:p>
    <w:p w14:paraId="4A2BBA20" w14:textId="77777777" w:rsidR="00DA2C49" w:rsidRPr="00AD37C0" w:rsidRDefault="00000000">
      <w:pPr>
        <w:pStyle w:val="BodyA"/>
        <w:rPr>
          <w:lang w:val="en-CA"/>
          <w:rPrChange w:id="120" w:author="Matheus Gonçalves - Powermig" w:date="2022-07-13T12:22:00Z">
            <w:rPr/>
          </w:rPrChange>
        </w:rPr>
      </w:pPr>
      <w:r>
        <w:rPr>
          <w:lang w:val="en-US"/>
        </w:rPr>
        <w:t xml:space="preserve">Only three studies included participants with disabilities. </w:t>
      </w:r>
      <w:proofErr w:type="spellStart"/>
      <w:r>
        <w:rPr>
          <w:lang w:val="en-US"/>
        </w:rPr>
        <w:t>Soekadar</w:t>
      </w:r>
      <w:proofErr w:type="spellEnd"/>
      <w:r>
        <w:rPr>
          <w:lang w:val="en-US"/>
        </w:rPr>
        <w:t xml:space="preserve"> et al. (2015) tested the system with one participant with flaccid hand paralysis, a 34 year-old male. The study reported that he was able to control a robotic hand via </w:t>
      </w:r>
      <w:del w:id="121" w:author="Matheus Gonçalves - Powermig" w:date="2022-07-12T12:33:00Z">
        <w:r>
          <w:rPr>
            <w:lang w:val="en-US"/>
          </w:rPr>
          <w:delText>MI</w:delText>
        </w:r>
      </w:del>
      <w:ins w:id="122" w:author="Matheus Gonçalves - Powermig" w:date="2022-07-12T12:33:00Z">
        <w:r>
          <w:rPr>
            <w:lang w:val="en-US"/>
          </w:rPr>
          <w:t>motor imagery (MI)</w:t>
        </w:r>
      </w:ins>
      <w:r>
        <w:rPr>
          <w:lang w:val="en-US"/>
        </w:rPr>
        <w:t xml:space="preserve">, even though his accuracy was slightly lower than the average of the other </w:t>
      </w:r>
      <w:del w:id="123" w:author="Matheus Mussi" w:date="2022-07-11T21:24:00Z">
        <w:r>
          <w:rPr>
            <w:lang w:val="en-US"/>
          </w:rPr>
          <w:delText>healthy</w:delText>
        </w:r>
      </w:del>
      <w:ins w:id="124" w:author="Matheus Mussi" w:date="2022-07-11T21:24:00Z">
        <w:r>
          <w:rPr>
            <w:lang w:val="en-US"/>
          </w:rPr>
          <w:t>neurotypical</w:t>
        </w:r>
      </w:ins>
      <w:r>
        <w:rPr>
          <w:lang w:val="en-US"/>
        </w:rPr>
        <w:t xml:space="preserve"> participants (76.03% compared to 80.65%). Brennan et al. (2020) included 14 participants with brain injury (although only nine completed the </w:t>
      </w:r>
      <w:proofErr w:type="spellStart"/>
      <w:r>
        <w:rPr>
          <w:lang w:val="en-US"/>
        </w:rPr>
        <w:t>hBCI</w:t>
      </w:r>
      <w:proofErr w:type="spellEnd"/>
      <w:r>
        <w:rPr>
          <w:lang w:val="en-US"/>
        </w:rPr>
        <w:t xml:space="preserve"> trials) with an average age range of 41.6</w:t>
      </w:r>
      <w:r>
        <w:rPr>
          <w:rFonts w:ascii="Arial" w:hAnsi="Arial"/>
          <w:rtl/>
          <w:lang w:val="ar-SA"/>
        </w:rPr>
        <w:t>±</w:t>
      </w:r>
      <w:r>
        <w:rPr>
          <w:lang w:val="en-US"/>
        </w:rPr>
        <w:t xml:space="preserve">13.9 years. Participants underwent trials with both an SSVEP BCI and an SSVEP-Eye Tracker </w:t>
      </w:r>
      <w:proofErr w:type="spellStart"/>
      <w:r>
        <w:rPr>
          <w:lang w:val="en-US"/>
        </w:rPr>
        <w:t>hBCI</w:t>
      </w:r>
      <w:proofErr w:type="spellEnd"/>
      <w:r>
        <w:rPr>
          <w:lang w:val="en-US"/>
        </w:rPr>
        <w:t xml:space="preserve"> for comparison. The </w:t>
      </w:r>
      <w:proofErr w:type="spellStart"/>
      <w:r>
        <w:rPr>
          <w:lang w:val="en-US"/>
        </w:rPr>
        <w:t>hBCI</w:t>
      </w:r>
      <w:proofErr w:type="spellEnd"/>
      <w:r>
        <w:rPr>
          <w:lang w:val="en-US"/>
        </w:rPr>
        <w:t xml:space="preserve"> trials had higher accuracy than the BCI, with 99.14% compared to 80.26%. Participants with brain injury only did one session of experiments, while </w:t>
      </w:r>
      <w:del w:id="125" w:author="Matheus Mussi" w:date="2022-07-11T21:24:00Z">
        <w:r>
          <w:rPr>
            <w:lang w:val="en-US"/>
          </w:rPr>
          <w:delText>healthy</w:delText>
        </w:r>
      </w:del>
      <w:ins w:id="126" w:author="Matheus Mussi" w:date="2022-07-11T21:24:00Z">
        <w:r>
          <w:rPr>
            <w:lang w:val="en-US"/>
          </w:rPr>
          <w:t>neurotypical</w:t>
        </w:r>
      </w:ins>
      <w:r>
        <w:rPr>
          <w:lang w:val="en-US"/>
        </w:rPr>
        <w:t xml:space="preserve"> participants did two. </w:t>
      </w:r>
      <w:proofErr w:type="spellStart"/>
      <w:r>
        <w:rPr>
          <w:lang w:val="en-US"/>
        </w:rPr>
        <w:t>Nann</w:t>
      </w:r>
      <w:proofErr w:type="spellEnd"/>
      <w:r>
        <w:rPr>
          <w:lang w:val="en-US"/>
        </w:rPr>
        <w:t xml:space="preserve"> et al. (2020) had four participants with tetraplegia, average ages of 51.8</w:t>
      </w:r>
      <w:r>
        <w:rPr>
          <w:rFonts w:ascii="Arial" w:hAnsi="Arial"/>
          <w:rtl/>
          <w:lang w:val="ar-SA"/>
        </w:rPr>
        <w:t>±</w:t>
      </w:r>
      <w:r>
        <w:rPr>
          <w:lang w:val="en-US"/>
        </w:rPr>
        <w:t xml:space="preserve">15.2. The study tested an EEG-BCI and an </w:t>
      </w:r>
      <w:proofErr w:type="spellStart"/>
      <w:r>
        <w:rPr>
          <w:lang w:val="en-US"/>
        </w:rPr>
        <w:t>hBCI</w:t>
      </w:r>
      <w:proofErr w:type="spellEnd"/>
      <w:r>
        <w:rPr>
          <w:lang w:val="en-US"/>
        </w:rPr>
        <w:t xml:space="preserve"> combining EEG with </w:t>
      </w:r>
      <w:del w:id="127" w:author="Matheus Gonçalves - Powermig" w:date="2022-07-12T12:34:00Z">
        <w:r>
          <w:rPr>
            <w:lang w:val="de-DE"/>
          </w:rPr>
          <w:delText>HOV</w:delText>
        </w:r>
      </w:del>
      <w:ins w:id="128" w:author="Matheus Gonçalves - Powermig" w:date="2022-07-12T12:34:00Z">
        <w:r>
          <w:rPr>
            <w:lang w:val="de-DE"/>
          </w:rPr>
          <w:t>horizontal oculoversion</w:t>
        </w:r>
      </w:ins>
      <w:r>
        <w:rPr>
          <w:lang w:val="en-US"/>
        </w:rPr>
        <w:t>, increasing the accuracy from 58.68</w:t>
      </w:r>
      <w:del w:id="129" w:author="Matheus Mussi" w:date="2022-07-11T21:24:00Z">
        <w:r>
          <w:rPr>
            <w:lang w:val="en-US"/>
          </w:rPr>
          <w:delText xml:space="preserve"> </w:delText>
        </w:r>
      </w:del>
      <w:r>
        <w:rPr>
          <w:rFonts w:ascii="Arial" w:hAnsi="Arial"/>
          <w:rtl/>
          <w:lang w:val="ar-SA"/>
        </w:rPr>
        <w:t>±</w:t>
      </w:r>
      <w:del w:id="130" w:author="Matheus Mussi" w:date="2022-07-11T21:24:00Z">
        <w:r>
          <w:rPr>
            <w:lang w:val="en-US"/>
          </w:rPr>
          <w:delText xml:space="preserve"> </w:delText>
        </w:r>
      </w:del>
      <w:r>
        <w:rPr>
          <w:lang w:val="en-US"/>
        </w:rPr>
        <w:t>10.62% to 81.25</w:t>
      </w:r>
      <w:del w:id="131" w:author="Matheus Mussi" w:date="2022-07-11T21:25:00Z">
        <w:r>
          <w:rPr>
            <w:lang w:val="en-US"/>
          </w:rPr>
          <w:delText xml:space="preserve"> </w:delText>
        </w:r>
      </w:del>
      <w:r>
        <w:rPr>
          <w:rFonts w:ascii="Arial" w:hAnsi="Arial"/>
          <w:rtl/>
          <w:lang w:val="ar-SA"/>
        </w:rPr>
        <w:t>±</w:t>
      </w:r>
      <w:del w:id="132" w:author="Matheus Mussi" w:date="2022-07-11T21:25:00Z">
        <w:r>
          <w:rPr>
            <w:lang w:val="en-US"/>
          </w:rPr>
          <w:delText xml:space="preserve"> </w:delText>
        </w:r>
      </w:del>
      <w:r>
        <w:rPr>
          <w:lang w:val="en-US"/>
        </w:rPr>
        <w:t>5.84%. All participants with tetraplegia rated the system as user-friendly and reliable.</w:t>
      </w:r>
    </w:p>
    <w:p w14:paraId="0A904CBF" w14:textId="77777777" w:rsidR="00DA2C49" w:rsidRPr="00AD37C0" w:rsidRDefault="00000000">
      <w:pPr>
        <w:pStyle w:val="BodyA"/>
        <w:rPr>
          <w:lang w:val="en-CA"/>
          <w:rPrChange w:id="133" w:author="Matheus Gonçalves - Powermig" w:date="2022-07-13T12:22:00Z">
            <w:rPr/>
          </w:rPrChange>
        </w:rPr>
      </w:pPr>
      <w:r>
        <w:rPr>
          <w:lang w:val="en-US"/>
        </w:rPr>
        <w:t>The average population size was 11</w:t>
      </w:r>
      <w:r>
        <w:rPr>
          <w:rFonts w:ascii="Arial" w:hAnsi="Arial"/>
          <w:rtl/>
          <w:lang w:val="ar-SA"/>
        </w:rPr>
        <w:t>±</w:t>
      </w:r>
      <w:r>
        <w:rPr>
          <w:lang w:val="en-US"/>
        </w:rPr>
        <w:t>5.27 participants, ranging from 1 to 30 participants. The most common population size was ten participants (21.3%), followed by eleven participants (10.6%), as seen in Figure N.</w:t>
      </w:r>
    </w:p>
    <w:p w14:paraId="5CDCFD2C" w14:textId="77777777" w:rsidR="00DA2C49" w:rsidRPr="00AD37C0" w:rsidRDefault="00000000">
      <w:pPr>
        <w:pStyle w:val="BodyA"/>
        <w:rPr>
          <w:lang w:val="en-CA"/>
          <w:rPrChange w:id="134" w:author="Matheus Gonçalves - Powermig" w:date="2022-07-13T12:22:00Z">
            <w:rPr/>
          </w:rPrChange>
        </w:rPr>
      </w:pPr>
      <w:r>
        <w:rPr>
          <w:rFonts w:ascii="Arial Unicode MS" w:hAnsi="Arial Unicode MS"/>
          <w:lang w:val="en-US"/>
        </w:rPr>
        <w:br w:type="page"/>
      </w:r>
    </w:p>
    <w:p w14:paraId="24E96D42" w14:textId="77777777" w:rsidR="00DA2C49" w:rsidRPr="00AD37C0" w:rsidRDefault="00000000">
      <w:pPr>
        <w:pStyle w:val="BodyA"/>
        <w:rPr>
          <w:lang w:val="en-CA"/>
          <w:rPrChange w:id="135" w:author="Matheus Gonçalves - Powermig" w:date="2022-07-13T12:22:00Z">
            <w:rPr/>
          </w:rPrChange>
        </w:rPr>
      </w:pPr>
      <w:r>
        <w:rPr>
          <w:noProof/>
        </w:rPr>
        <w:lastRenderedPageBreak/>
        <w:drawing>
          <wp:anchor distT="114300" distB="114300" distL="114300" distR="114300" simplePos="0" relativeHeight="251662336" behindDoc="0" locked="0" layoutInCell="1" allowOverlap="1" wp14:anchorId="502E05F3" wp14:editId="10A714D2">
            <wp:simplePos x="0" y="0"/>
            <wp:positionH relativeFrom="column">
              <wp:posOffset>1120775</wp:posOffset>
            </wp:positionH>
            <wp:positionV relativeFrom="line">
              <wp:posOffset>114298</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13"/>
                    <a:srcRect t="71" b="71"/>
                    <a:stretch>
                      <a:fillRect/>
                    </a:stretch>
                  </pic:blipFill>
                  <pic:spPr>
                    <a:xfrm>
                      <a:off x="0" y="0"/>
                      <a:ext cx="3587687" cy="2743202"/>
                    </a:xfrm>
                    <a:prstGeom prst="rect">
                      <a:avLst/>
                    </a:prstGeom>
                    <a:ln w="12700" cap="flat">
                      <a:noFill/>
                      <a:miter lim="400000"/>
                    </a:ln>
                    <a:effectLst/>
                  </pic:spPr>
                </pic:pic>
              </a:graphicData>
            </a:graphic>
          </wp:anchor>
        </w:drawing>
      </w:r>
    </w:p>
    <w:p w14:paraId="2A114283" w14:textId="77777777" w:rsidR="00DA2C49" w:rsidRDefault="00000000">
      <w:pPr>
        <w:pStyle w:val="BodyA"/>
      </w:pPr>
      <w:del w:id="136" w:author="Matheus Mussi" w:date="2022-07-11T21:25:00Z">
        <w:r>
          <w:rPr>
            <w:lang w:val="it-IT"/>
          </w:rPr>
          <w:delText>One quarter</w:delText>
        </w:r>
      </w:del>
      <w:ins w:id="137" w:author="Matheus Mussi" w:date="2022-07-11T21:25:00Z">
        <w:r>
          <w:rPr>
            <w:lang w:val="en-US"/>
          </w:rPr>
          <w:t>Twelve out of 42</w:t>
        </w:r>
      </w:ins>
      <w:r>
        <w:rPr>
          <w:lang w:val="en-US"/>
        </w:rPr>
        <w:t xml:space="preserve"> of systems used the </w:t>
      </w:r>
      <w:proofErr w:type="spellStart"/>
      <w:r>
        <w:rPr>
          <w:lang w:val="en-US"/>
        </w:rPr>
        <w:t>g.USBamp</w:t>
      </w:r>
      <w:proofErr w:type="spellEnd"/>
      <w:ins w:id="138" w:author="Matheus Mussi" w:date="2022-07-11T21:25:00Z">
        <w:r>
          <w:rPr>
            <w:lang w:val="en-US"/>
          </w:rPr>
          <w:t>, as shown in Figure CC</w:t>
        </w:r>
      </w:ins>
      <w:r>
        <w:rPr>
          <w:lang w:val="en-US"/>
        </w:rPr>
        <w:t>. Most of the papers reported using a fabric cap with Ag/AgCl electrodes or golden cups. The only system that used a headset</w:t>
      </w:r>
      <w:del w:id="139" w:author="Matheus Mussi" w:date="2022-07-11T21:27:00Z">
        <w:r>
          <w:rPr>
            <w:lang w:val="en-US"/>
          </w:rPr>
          <w:delText xml:space="preserve"> </w:delText>
        </w:r>
      </w:del>
      <w:ins w:id="140" w:author="Matheus Mussi" w:date="2022-07-11T21:27:00Z">
        <w:r>
          <w:rPr>
            <w:lang w:val="en-US"/>
          </w:rPr>
          <w:t>-</w:t>
        </w:r>
      </w:ins>
      <w:r>
        <w:rPr>
          <w:lang w:val="en-US"/>
        </w:rPr>
        <w:t xml:space="preserve">style </w:t>
      </w:r>
      <w:del w:id="141" w:author="Matheus Mussi" w:date="2022-07-11T21:27:00Z">
        <w:r>
          <w:rPr>
            <w:lang w:val="en-US"/>
          </w:rPr>
          <w:delText xml:space="preserve">instead </w:delText>
        </w:r>
      </w:del>
      <w:r>
        <w:rPr>
          <w:lang w:val="en-US"/>
        </w:rPr>
        <w:t xml:space="preserve">was the </w:t>
      </w:r>
      <w:proofErr w:type="spellStart"/>
      <w:r>
        <w:rPr>
          <w:lang w:val="en-US"/>
        </w:rPr>
        <w:t>Cognionics</w:t>
      </w:r>
      <w:proofErr w:type="spellEnd"/>
      <w:del w:id="142" w:author="Matheus Mussi" w:date="2022-07-11T21:27:00Z">
        <w:r>
          <w:rPr>
            <w:lang w:val="en-US"/>
          </w:rPr>
          <w:delText xml:space="preserve"> system</w:delText>
        </w:r>
      </w:del>
      <w:ins w:id="143" w:author="Matheus Mussi" w:date="2022-07-11T21:28:00Z">
        <w:r>
          <w:rPr>
            <w:lang w:val="en-US"/>
          </w:rPr>
          <w:t>, used in Yang et al. (2020)</w:t>
        </w:r>
      </w:ins>
      <w:r>
        <w:rPr>
          <w:lang w:val="en-US"/>
        </w:rPr>
        <w:t>. Articles that combined multiple input caps</w:t>
      </w:r>
      <w:del w:id="144" w:author="Matheus Mussi" w:date="2022-07-13T05:37:00Z">
        <w:r>
          <w:rPr>
            <w:lang w:val="en-US"/>
          </w:rPr>
          <w:delText xml:space="preserve"> (e.g. EEG and NIRS)</w:delText>
        </w:r>
      </w:del>
      <w:r>
        <w:rPr>
          <w:lang w:val="en-US"/>
        </w:rPr>
        <w:t xml:space="preserve"> were Buccino et al. (2016)</w:t>
      </w:r>
      <w:ins w:id="145" w:author="Matheus Mussi" w:date="2022-07-13T05:48:00Z">
        <w:r>
          <w:rPr>
            <w:lang w:val="en-US"/>
          </w:rPr>
          <w:t xml:space="preserve"> combining the </w:t>
        </w:r>
        <w:proofErr w:type="spellStart"/>
        <w:r>
          <w:rPr>
            <w:lang w:val="en-US"/>
          </w:rPr>
          <w:t>microEEG</w:t>
        </w:r>
        <w:proofErr w:type="spellEnd"/>
        <w:r>
          <w:rPr>
            <w:lang w:val="en-US"/>
          </w:rPr>
          <w:t xml:space="preserve"> with the </w:t>
        </w:r>
        <w:proofErr w:type="spellStart"/>
        <w:r>
          <w:rPr>
            <w:lang w:val="en-US"/>
          </w:rPr>
          <w:t>fNIRS</w:t>
        </w:r>
        <w:proofErr w:type="spellEnd"/>
        <w:r>
          <w:rPr>
            <w:lang w:val="en-US"/>
          </w:rPr>
          <w:t xml:space="preserve"> </w:t>
        </w:r>
        <w:proofErr w:type="spellStart"/>
        <w:r>
          <w:rPr>
            <w:lang w:val="en-US"/>
          </w:rPr>
          <w:t>NIRScout</w:t>
        </w:r>
      </w:ins>
      <w:proofErr w:type="spellEnd"/>
      <w:r>
        <w:rPr>
          <w:lang w:val="en-US"/>
        </w:rPr>
        <w:t>, Khalaf et al.(2020)</w:t>
      </w:r>
      <w:ins w:id="146" w:author="Matheus Mussi" w:date="2022-07-13T05:48:00Z">
        <w:r>
          <w:rPr>
            <w:lang w:val="en-US"/>
          </w:rPr>
          <w:t xml:space="preserve"> combining the </w:t>
        </w:r>
        <w:proofErr w:type="spellStart"/>
        <w:r>
          <w:rPr>
            <w:lang w:val="en-US"/>
          </w:rPr>
          <w:t>g.USBamp</w:t>
        </w:r>
        <w:proofErr w:type="spellEnd"/>
        <w:r>
          <w:rPr>
            <w:lang w:val="en-US"/>
          </w:rPr>
          <w:t xml:space="preserve"> with the SONARA TCD</w:t>
        </w:r>
      </w:ins>
      <w:r>
        <w:rPr>
          <w:lang w:val="en-US"/>
        </w:rPr>
        <w:t>, Chiarelli et al. (2018)</w:t>
      </w:r>
      <w:ins w:id="147" w:author="Matheus Mussi" w:date="2022-07-13T05:38:00Z">
        <w:r>
          <w:rPr>
            <w:lang w:val="en-US"/>
          </w:rPr>
          <w:t xml:space="preserve"> combining the Net300 with the </w:t>
        </w:r>
        <w:proofErr w:type="spellStart"/>
        <w:r>
          <w:rPr>
            <w:lang w:val="en-US"/>
          </w:rPr>
          <w:t>Imagent</w:t>
        </w:r>
        <w:proofErr w:type="spellEnd"/>
        <w:r>
          <w:rPr>
            <w:lang w:val="en-US"/>
          </w:rPr>
          <w:t xml:space="preserve"> </w:t>
        </w:r>
        <w:proofErr w:type="spellStart"/>
        <w:r>
          <w:rPr>
            <w:lang w:val="en-US"/>
          </w:rPr>
          <w:t>fNIRS</w:t>
        </w:r>
      </w:ins>
      <w:proofErr w:type="spellEnd"/>
      <w:r>
        <w:rPr>
          <w:lang w:val="en-US"/>
        </w:rPr>
        <w:t>, Shin et al.(2018)</w:t>
      </w:r>
      <w:ins w:id="148" w:author="Matheus Mussi" w:date="2022-07-13T05:47:00Z">
        <w:r>
          <w:rPr>
            <w:lang w:val="en-US"/>
          </w:rPr>
          <w:t xml:space="preserve"> combining </w:t>
        </w:r>
        <w:proofErr w:type="spellStart"/>
        <w:r>
          <w:rPr>
            <w:lang w:val="en-US"/>
          </w:rPr>
          <w:t>Biosemi</w:t>
        </w:r>
        <w:proofErr w:type="spellEnd"/>
        <w:r>
          <w:rPr>
            <w:lang w:val="en-US"/>
          </w:rPr>
          <w:t xml:space="preserve"> with LIGHTNIRS</w:t>
        </w:r>
      </w:ins>
      <w:r>
        <w:rPr>
          <w:lang w:val="en-US"/>
        </w:rPr>
        <w:t xml:space="preserve"> and </w:t>
      </w:r>
      <w:proofErr w:type="spellStart"/>
      <w:r>
        <w:rPr>
          <w:lang w:val="en-US"/>
        </w:rPr>
        <w:t>Glowinsky</w:t>
      </w:r>
      <w:proofErr w:type="spellEnd"/>
      <w:r>
        <w:rPr>
          <w:lang w:val="en-US"/>
        </w:rPr>
        <w:t xml:space="preserve"> et al. (2018)</w:t>
      </w:r>
      <w:ins w:id="149" w:author="Matheus Mussi" w:date="2022-07-13T05:48:00Z">
        <w:r>
          <w:rPr>
            <w:lang w:val="en-US"/>
          </w:rPr>
          <w:t xml:space="preserve"> combining </w:t>
        </w:r>
        <w:proofErr w:type="spellStart"/>
        <w:r>
          <w:rPr>
            <w:lang w:val="en-US"/>
          </w:rPr>
          <w:t>BrainAmp</w:t>
        </w:r>
        <w:proofErr w:type="spellEnd"/>
        <w:r>
          <w:rPr>
            <w:lang w:val="en-US"/>
          </w:rPr>
          <w:t xml:space="preserve"> with ETG-4000 NIRS</w:t>
        </w:r>
      </w:ins>
      <w:r>
        <w:rPr>
          <w:lang w:val="en-US"/>
        </w:rPr>
        <w:t xml:space="preserve">. </w:t>
      </w:r>
    </w:p>
    <w:p w14:paraId="733164A4" w14:textId="77777777" w:rsidR="00DA2C49" w:rsidRDefault="00000000">
      <w:pPr>
        <w:pStyle w:val="BodyA"/>
      </w:pPr>
      <w:r>
        <w:rPr>
          <w:noProof/>
        </w:rPr>
        <w:lastRenderedPageBreak/>
        <w:drawing>
          <wp:anchor distT="114300" distB="114300" distL="114300" distR="114300" simplePos="0" relativeHeight="251663360" behindDoc="0" locked="0" layoutInCell="1" allowOverlap="1" wp14:anchorId="74D67216" wp14:editId="61E39FDD">
            <wp:simplePos x="0" y="0"/>
            <wp:positionH relativeFrom="column">
              <wp:posOffset>1190625</wp:posOffset>
            </wp:positionH>
            <wp:positionV relativeFrom="line">
              <wp:posOffset>114300</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14"/>
                    <a:srcRect t="423" b="423"/>
                    <a:stretch>
                      <a:fillRect/>
                    </a:stretch>
                  </pic:blipFill>
                  <pic:spPr>
                    <a:xfrm>
                      <a:off x="0" y="0"/>
                      <a:ext cx="3573780" cy="3200400"/>
                    </a:xfrm>
                    <a:prstGeom prst="rect">
                      <a:avLst/>
                    </a:prstGeom>
                    <a:ln w="12700" cap="flat">
                      <a:noFill/>
                      <a:miter lim="400000"/>
                    </a:ln>
                    <a:effectLst/>
                  </pic:spPr>
                </pic:pic>
              </a:graphicData>
            </a:graphic>
          </wp:anchor>
        </w:drawing>
      </w:r>
    </w:p>
    <w:p w14:paraId="48EEEB9A" w14:textId="77777777" w:rsidR="00DA2C49" w:rsidRPr="00AD37C0" w:rsidRDefault="00000000">
      <w:pPr>
        <w:pStyle w:val="Ttulo2"/>
        <w:rPr>
          <w:lang w:val="en-CA"/>
          <w:rPrChange w:id="150" w:author="Matheus Gonçalves - Powermig" w:date="2022-07-13T12:22:00Z">
            <w:rPr/>
          </w:rPrChange>
        </w:rPr>
      </w:pPr>
      <w:bookmarkStart w:id="151" w:name="_g31f434x5i4j"/>
      <w:bookmarkEnd w:id="151"/>
      <w:r>
        <w:rPr>
          <w:lang w:val="en-US"/>
        </w:rPr>
        <w:t xml:space="preserve">Complexity </w:t>
      </w:r>
      <w:del w:id="152" w:author="Matheus Mussi" w:date="2022-07-11T21:29:00Z">
        <w:r>
          <w:rPr>
            <w:lang w:val="en-US"/>
          </w:rPr>
          <w:delText>analysis</w:delText>
        </w:r>
      </w:del>
      <w:ins w:id="153" w:author="Matheus Mussi" w:date="2022-07-11T21:29:00Z">
        <w:r>
          <w:rPr>
            <w:lang w:val="en-US"/>
          </w:rPr>
          <w:t>considerations</w:t>
        </w:r>
      </w:ins>
    </w:p>
    <w:p w14:paraId="10D14EE3" w14:textId="77777777" w:rsidR="00DA2C49" w:rsidRPr="00AD37C0" w:rsidRDefault="00000000">
      <w:pPr>
        <w:pStyle w:val="BodyA"/>
        <w:rPr>
          <w:lang w:val="en-CA"/>
          <w:rPrChange w:id="154" w:author="Matheus Gonçalves - Powermig" w:date="2022-07-13T12:22:00Z">
            <w:rPr/>
          </w:rPrChange>
        </w:rPr>
      </w:pPr>
      <w:r>
        <w:rPr>
          <w:lang w:val="en-US"/>
        </w:rPr>
        <w:t xml:space="preserve">From the </w:t>
      </w:r>
      <w:proofErr w:type="spellStart"/>
      <w:r>
        <w:rPr>
          <w:lang w:val="en-US"/>
        </w:rPr>
        <w:t>analysed</w:t>
      </w:r>
      <w:proofErr w:type="spellEnd"/>
      <w:r>
        <w:rPr>
          <w:lang w:val="en-US"/>
        </w:rPr>
        <w:t xml:space="preserve"> articles, we found some features that might play an important role on the complexity of a </w:t>
      </w:r>
      <w:proofErr w:type="spellStart"/>
      <w:ins w:id="155" w:author="Matheus Mussi" w:date="2022-07-11T21:31:00Z">
        <w:r>
          <w:rPr>
            <w:lang w:val="en-US"/>
          </w:rPr>
          <w:t>hBCI</w:t>
        </w:r>
        <w:proofErr w:type="spellEnd"/>
        <w:r>
          <w:rPr>
            <w:lang w:val="en-US"/>
          </w:rPr>
          <w:t xml:space="preserve"> </w:t>
        </w:r>
      </w:ins>
      <w:r>
        <w:rPr>
          <w:lang w:val="en-US"/>
        </w:rPr>
        <w:t>system</w:t>
      </w:r>
      <w:ins w:id="156" w:author="Matheus Mussi" w:date="2022-07-11T21:40:00Z">
        <w:r>
          <w:rPr>
            <w:lang w:val="en-US"/>
          </w:rPr>
          <w:t xml:space="preserve">. The first five were advenient from taxonomic traits and the others were related to the interface. These features are important to be considered when designing a </w:t>
        </w:r>
        <w:proofErr w:type="spellStart"/>
        <w:r>
          <w:rPr>
            <w:lang w:val="en-US"/>
          </w:rPr>
          <w:t>hBCI</w:t>
        </w:r>
        <w:proofErr w:type="spellEnd"/>
        <w:r>
          <w:rPr>
            <w:lang w:val="en-US"/>
          </w:rPr>
          <w:t xml:space="preserve"> as they can directly impact the workload, appeal and the levels of engagement of children when using the system</w:t>
        </w:r>
      </w:ins>
      <w:r>
        <w:rPr>
          <w:lang w:val="en-US"/>
        </w:rPr>
        <w:t>:</w:t>
      </w:r>
      <w:r>
        <w:rPr>
          <w:lang w:val="en-US"/>
        </w:rPr>
        <w:br/>
      </w:r>
    </w:p>
    <w:p w14:paraId="48CC0912" w14:textId="77777777" w:rsidR="00DA2C49" w:rsidRDefault="00000000">
      <w:pPr>
        <w:pStyle w:val="BodyA"/>
        <w:numPr>
          <w:ilvl w:val="0"/>
          <w:numId w:val="4"/>
        </w:numPr>
        <w:spacing w:after="0"/>
      </w:pPr>
      <w:r>
        <w:t>N</w:t>
      </w:r>
      <w:r>
        <w:rPr>
          <w:lang w:val="en-US"/>
        </w:rPr>
        <w:t>umber of Brain Signatures</w:t>
      </w:r>
    </w:p>
    <w:p w14:paraId="5684D0A1" w14:textId="77777777" w:rsidR="00DA2C49" w:rsidRDefault="00000000">
      <w:pPr>
        <w:pStyle w:val="BodyA"/>
        <w:numPr>
          <w:ilvl w:val="0"/>
          <w:numId w:val="4"/>
        </w:numPr>
        <w:spacing w:after="0"/>
        <w:rPr>
          <w:lang w:val="en-US"/>
        </w:rPr>
      </w:pPr>
      <w:r>
        <w:rPr>
          <w:lang w:val="en-US"/>
        </w:rPr>
        <w:t>Role of Operation: Sequential, Simultaneous</w:t>
      </w:r>
    </w:p>
    <w:p w14:paraId="40448934" w14:textId="77777777" w:rsidR="00DA2C49" w:rsidRDefault="00000000">
      <w:pPr>
        <w:pStyle w:val="BodyA"/>
        <w:numPr>
          <w:ilvl w:val="0"/>
          <w:numId w:val="4"/>
        </w:numPr>
        <w:spacing w:after="0"/>
        <w:rPr>
          <w:lang w:val="en-US"/>
        </w:rPr>
      </w:pPr>
      <w:ins w:id="157" w:author="Matheus Mussi" w:date="2022-07-11T21:31:00Z">
        <w:r>
          <w:rPr>
            <w:lang w:val="en-US"/>
          </w:rPr>
          <w:t>Stimulus Modality: Visual, Tactile, Operant, Auditory or multiple</w:t>
        </w:r>
      </w:ins>
    </w:p>
    <w:p w14:paraId="20506C21" w14:textId="77777777" w:rsidR="00DA2C49" w:rsidRDefault="00000000">
      <w:pPr>
        <w:pStyle w:val="BodyA"/>
        <w:numPr>
          <w:ilvl w:val="0"/>
          <w:numId w:val="4"/>
        </w:numPr>
        <w:spacing w:after="0"/>
        <w:rPr>
          <w:lang w:val="en-US"/>
        </w:rPr>
      </w:pPr>
      <w:ins w:id="158" w:author="Matheus Mussi" w:date="2022-07-11T21:31:00Z">
        <w:r>
          <w:rPr>
            <w:lang w:val="en-US"/>
          </w:rPr>
          <w:t>Number of Stimulus Modalities</w:t>
        </w:r>
      </w:ins>
    </w:p>
    <w:p w14:paraId="4850F878" w14:textId="77777777" w:rsidR="00DA2C49" w:rsidRDefault="00000000">
      <w:pPr>
        <w:pStyle w:val="BodyA"/>
        <w:numPr>
          <w:ilvl w:val="0"/>
          <w:numId w:val="4"/>
        </w:numPr>
        <w:rPr>
          <w:lang w:val="en-US"/>
        </w:rPr>
      </w:pPr>
      <w:ins w:id="159" w:author="Matheus Mussi" w:date="2022-07-11T21:31:00Z">
        <w:r>
          <w:rPr>
            <w:lang w:val="en-US"/>
          </w:rPr>
          <w:t>Includes external inputs</w:t>
        </w:r>
      </w:ins>
    </w:p>
    <w:p w14:paraId="6558DC33" w14:textId="77777777" w:rsidR="00DA2C49" w:rsidRDefault="00DA2C49">
      <w:pPr>
        <w:pStyle w:val="BodyA"/>
        <w:numPr>
          <w:ilvl w:val="0"/>
          <w:numId w:val="4"/>
        </w:numPr>
      </w:pPr>
    </w:p>
    <w:p w14:paraId="1D046ABE" w14:textId="77777777" w:rsidR="00DA2C49" w:rsidRDefault="00000000">
      <w:pPr>
        <w:pStyle w:val="BodyA"/>
        <w:numPr>
          <w:ilvl w:val="0"/>
          <w:numId w:val="4"/>
        </w:numPr>
        <w:rPr>
          <w:lang w:val="en-US"/>
        </w:rPr>
      </w:pPr>
      <w:r>
        <w:rPr>
          <w:lang w:val="en-US"/>
        </w:rPr>
        <w:t>Type of targets: still, strobe, goal/spatial, off-screen</w:t>
      </w:r>
    </w:p>
    <w:p w14:paraId="4D7FC92C" w14:textId="77777777" w:rsidR="00DA2C49" w:rsidRDefault="00DA2C49">
      <w:pPr>
        <w:pStyle w:val="BodyA"/>
        <w:numPr>
          <w:ilvl w:val="0"/>
          <w:numId w:val="4"/>
        </w:numPr>
        <w:rPr>
          <w:lang w:val="en-US"/>
        </w:rPr>
      </w:pPr>
    </w:p>
    <w:p w14:paraId="3A558822" w14:textId="77777777" w:rsidR="00DA2C49" w:rsidRDefault="00000000">
      <w:pPr>
        <w:pStyle w:val="BodyA"/>
        <w:numPr>
          <w:ilvl w:val="0"/>
          <w:numId w:val="4"/>
        </w:numPr>
        <w:rPr>
          <w:lang w:val="en-US"/>
        </w:rPr>
      </w:pPr>
      <w:r>
        <w:rPr>
          <w:lang w:val="en-US"/>
        </w:rPr>
        <w:t>Number of targets</w:t>
      </w:r>
    </w:p>
    <w:p w14:paraId="7E545072" w14:textId="77777777" w:rsidR="00DA2C49" w:rsidRDefault="00000000">
      <w:pPr>
        <w:pStyle w:val="BodyA"/>
        <w:numPr>
          <w:ilvl w:val="0"/>
          <w:numId w:val="4"/>
        </w:numPr>
        <w:rPr>
          <w:lang w:val="en-US"/>
        </w:rPr>
      </w:pPr>
      <w:del w:id="160" w:author="Matheus Gonçalves - Powermig" w:date="2022-07-12T12:38:00Z">
        <w:r>
          <w:rPr>
            <w:lang w:val="en-US"/>
          </w:rPr>
          <w:delText>Stimulus Modality: Visual, Tactile, Operant, Aud</w:delText>
        </w:r>
      </w:del>
      <w:del w:id="161" w:author="Matheus Mussi" w:date="2022-07-11T21:31:00Z">
        <w:r>
          <w:rPr>
            <w:lang w:val="en-US"/>
          </w:rPr>
          <w:delText>itory or multiple</w:delText>
        </w:r>
      </w:del>
    </w:p>
    <w:p w14:paraId="039F2C4A" w14:textId="77777777" w:rsidR="00DA2C49" w:rsidRDefault="00000000">
      <w:pPr>
        <w:pStyle w:val="BodyA"/>
        <w:numPr>
          <w:ilvl w:val="0"/>
          <w:numId w:val="4"/>
        </w:numPr>
        <w:rPr>
          <w:lang w:val="en-US"/>
        </w:rPr>
      </w:pPr>
      <w:del w:id="162" w:author="Matheus Mussi" w:date="2022-07-11T21:31:00Z">
        <w:r>
          <w:rPr>
            <w:lang w:val="en-US"/>
          </w:rPr>
          <w:delText>Number of Stimulus Modalities</w:delText>
        </w:r>
      </w:del>
    </w:p>
    <w:p w14:paraId="0C72C490" w14:textId="77777777" w:rsidR="00DA2C49" w:rsidRDefault="00000000">
      <w:pPr>
        <w:pStyle w:val="BodyA"/>
        <w:numPr>
          <w:ilvl w:val="0"/>
          <w:numId w:val="4"/>
        </w:numPr>
        <w:spacing w:after="0"/>
        <w:rPr>
          <w:lang w:val="en-US"/>
        </w:rPr>
      </w:pPr>
      <w:r>
        <w:rPr>
          <w:lang w:val="en-US"/>
        </w:rPr>
        <w:lastRenderedPageBreak/>
        <w:t>Built-in correction/confirmation capabilities</w:t>
      </w:r>
    </w:p>
    <w:p w14:paraId="29EB8C33" w14:textId="77777777" w:rsidR="00DA2C49" w:rsidRDefault="00000000">
      <w:pPr>
        <w:pStyle w:val="BodyA"/>
        <w:numPr>
          <w:ilvl w:val="0"/>
          <w:numId w:val="4"/>
        </w:numPr>
        <w:spacing w:after="0"/>
        <w:rPr>
          <w:lang w:val="en-US"/>
        </w:rPr>
      </w:pPr>
      <w:r>
        <w:rPr>
          <w:lang w:val="en-US"/>
        </w:rPr>
        <w:t>Number of actions before selection</w:t>
      </w:r>
    </w:p>
    <w:p w14:paraId="4C6E49BB" w14:textId="77777777" w:rsidR="00DA2C49" w:rsidRDefault="00000000">
      <w:pPr>
        <w:pStyle w:val="BodyA"/>
        <w:rPr>
          <w:lang w:val="en-US"/>
        </w:rPr>
      </w:pPr>
      <w:del w:id="163" w:author="Matheus Mussi" w:date="2022-07-11T21:31:00Z">
        <w:r>
          <w:rPr>
            <w:lang w:val="en-US"/>
          </w:rPr>
          <w:delText>Includes external inputs</w:delText>
        </w:r>
      </w:del>
    </w:p>
    <w:p w14:paraId="3E0F7688" w14:textId="77777777" w:rsidR="00DA2C49" w:rsidRPr="00AD37C0" w:rsidRDefault="00000000">
      <w:pPr>
        <w:pStyle w:val="BodyA"/>
        <w:rPr>
          <w:lang w:val="en-CA"/>
          <w:rPrChange w:id="164" w:author="Matheus Gonçalves - Powermig" w:date="2022-07-13T12:22:00Z">
            <w:rPr/>
          </w:rPrChange>
        </w:rPr>
      </w:pPr>
      <w:del w:id="165" w:author="Matheus Mussi" w:date="2022-07-11T21:41:00Z">
        <w:r>
          <w:rPr>
            <w:lang w:val="en-US"/>
          </w:rPr>
          <w:delText xml:space="preserve">The list was separated in interface presentation and user interaction features. </w:delText>
        </w:r>
      </w:del>
      <w:del w:id="166" w:author="Matheus Gonçalves - Powermig" w:date="2022-07-12T12:44:00Z">
        <w:r>
          <w:rPr>
            <w:lang w:val="en-US"/>
          </w:rPr>
          <w:delText xml:space="preserve">The presentation played the biggest role on the user acceptance of the system. It could improve user experience, and reduce mental overload. </w:delText>
        </w:r>
      </w:del>
      <w:del w:id="167" w:author="Matheus Gonçalves - Powermig" w:date="2022-07-12T12:47:00Z">
        <w:r>
          <w:rPr>
            <w:lang w:val="en-US"/>
          </w:rPr>
          <w:delText xml:space="preserve">The user interaction indicated which tools were offered so that the user could have more reliable communication with the hBCI. It had a greater impact on the efficiency of the system. </w:delText>
        </w:r>
      </w:del>
      <w:r>
        <w:rPr>
          <w:lang w:val="en-US"/>
        </w:rPr>
        <w:t xml:space="preserve">Although there </w:t>
      </w:r>
      <w:del w:id="168" w:author="Matheus Gonçalves - Powermig" w:date="2022-07-12T12:47:00Z">
        <w:r>
          <w:rPr>
            <w:lang w:val="en-US"/>
          </w:rPr>
          <w:delText xml:space="preserve">are </w:delText>
        </w:r>
      </w:del>
      <w:ins w:id="169" w:author="Matheus Gonçalves - Powermig" w:date="2022-07-12T12:47:00Z">
        <w:r>
          <w:rPr>
            <w:lang w:val="en-US"/>
          </w:rPr>
          <w:t xml:space="preserve">were </w:t>
        </w:r>
      </w:ins>
      <w:r>
        <w:rPr>
          <w:lang w:val="en-US"/>
        </w:rPr>
        <w:t xml:space="preserve">no studies with children using </w:t>
      </w:r>
      <w:proofErr w:type="spellStart"/>
      <w:r>
        <w:rPr>
          <w:lang w:val="en-US"/>
        </w:rPr>
        <w:t>hBCI</w:t>
      </w:r>
      <w:proofErr w:type="spellEnd"/>
      <w:r>
        <w:rPr>
          <w:lang w:val="en-US"/>
        </w:rPr>
        <w:t xml:space="preserve">, the descriptions and ordering of elements below were elaborated based on </w:t>
      </w:r>
      <w:del w:id="170" w:author="Matheus Gonçalves - Powermig" w:date="2022-07-12T12:48:00Z">
        <w:r>
          <w:rPr>
            <w:lang w:val="en-US"/>
          </w:rPr>
          <w:delText xml:space="preserve">how we would </w:delText>
        </w:r>
      </w:del>
      <w:ins w:id="171" w:author="Matheus Gonçalves - Powermig" w:date="2022-07-12T12:50:00Z">
        <w:r>
          <w:rPr>
            <w:lang w:val="en-US"/>
          </w:rPr>
          <w:t xml:space="preserve">the </w:t>
        </w:r>
      </w:ins>
      <w:r>
        <w:rPr>
          <w:lang w:val="en-US"/>
        </w:rPr>
        <w:t>expect</w:t>
      </w:r>
      <w:ins w:id="172" w:author="Matheus Gonçalves - Powermig" w:date="2022-07-12T18:02:00Z">
        <w:r>
          <w:rPr>
            <w:lang w:val="en-US"/>
          </w:rPr>
          <w:t>ed</w:t>
        </w:r>
      </w:ins>
      <w:ins w:id="173" w:author="Matheus Gonçalves - Powermig" w:date="2022-07-12T12:49:00Z">
        <w:r>
          <w:rPr>
            <w:lang w:val="en-US"/>
          </w:rPr>
          <w:t xml:space="preserve"> cognitive development</w:t>
        </w:r>
      </w:ins>
      <w:ins w:id="174" w:author="Matheus Gonçalves - Powermig" w:date="2022-07-12T18:03:00Z">
        <w:r>
          <w:rPr>
            <w:lang w:val="en-US"/>
          </w:rPr>
          <w:t xml:space="preserve"> of children</w:t>
        </w:r>
      </w:ins>
      <w:ins w:id="175" w:author="Matheus Gonçalves - Powermig" w:date="2022-07-12T12:49:00Z">
        <w:r>
          <w:rPr>
            <w:lang w:val="en-US"/>
          </w:rPr>
          <w:t xml:space="preserve"> </w:t>
        </w:r>
      </w:ins>
      <w:ins w:id="176" w:author="Matheus Gonçalves - Powermig" w:date="2022-07-12T12:50:00Z">
        <w:r>
          <w:rPr>
            <w:lang w:val="en-US"/>
          </w:rPr>
          <w:t xml:space="preserve">and </w:t>
        </w:r>
      </w:ins>
      <w:ins w:id="177" w:author="Matheus Gonçalves - Powermig" w:date="2022-07-12T18:04:00Z">
        <w:r>
          <w:rPr>
            <w:lang w:val="en-US"/>
          </w:rPr>
          <w:t xml:space="preserve">how easily it could be </w:t>
        </w:r>
      </w:ins>
      <w:ins w:id="178" w:author="Matheus Gonçalves - Powermig" w:date="2022-07-12T18:05:00Z">
        <w:r>
          <w:rPr>
            <w:lang w:val="en-US"/>
          </w:rPr>
          <w:t>“</w:t>
        </w:r>
      </w:ins>
      <w:ins w:id="179" w:author="Matheus Gonçalves - Powermig" w:date="2022-07-12T18:04:00Z">
        <w:r>
          <w:rPr>
            <w:lang w:val="en-US"/>
          </w:rPr>
          <w:t>adapted to the children’s age, deficits</w:t>
        </w:r>
      </w:ins>
      <w:ins w:id="180" w:author="Matheus Gonçalves - Powermig" w:date="2022-07-12T18:05:00Z">
        <w:r>
          <w:rPr>
            <w:lang w:val="en-US"/>
          </w:rPr>
          <w:t>, preferences and needs” (</w:t>
        </w:r>
        <w:proofErr w:type="spellStart"/>
        <w:r>
          <w:rPr>
            <w:lang w:val="en-US"/>
          </w:rPr>
          <w:t>Mikołajewska</w:t>
        </w:r>
        <w:proofErr w:type="spellEnd"/>
        <w:r>
          <w:rPr>
            <w:lang w:val="en-US"/>
          </w:rPr>
          <w:t xml:space="preserve"> and </w:t>
        </w:r>
        <w:proofErr w:type="spellStart"/>
        <w:r>
          <w:rPr>
            <w:lang w:val="en-US"/>
          </w:rPr>
          <w:t>Mikołajewska</w:t>
        </w:r>
        <w:proofErr w:type="spellEnd"/>
        <w:r>
          <w:rPr>
            <w:lang w:val="en-US"/>
          </w:rPr>
          <w:t xml:space="preserve">, 2014). </w:t>
        </w:r>
      </w:ins>
      <w:del w:id="181" w:author="Matheus Gonçalves - Powermig" w:date="2022-07-12T18:03:00Z">
        <w:r>
          <w:rPr>
            <w:lang w:val="en-US"/>
          </w:rPr>
          <w:delText xml:space="preserve"> children </w:delText>
        </w:r>
      </w:del>
      <w:del w:id="182" w:author="Matheus Gonçalves - Powermig" w:date="2022-07-12T12:50:00Z">
        <w:r>
          <w:rPr>
            <w:lang w:val="en-US"/>
          </w:rPr>
          <w:delText>to react to certain settings</w:delText>
        </w:r>
      </w:del>
      <w:del w:id="183" w:author="Matheus Gonçalves - Powermig" w:date="2022-07-12T18:03:00Z">
        <w:r>
          <w:rPr>
            <w:lang w:val="en-US"/>
          </w:rPr>
          <w:delText>.</w:delText>
        </w:r>
      </w:del>
      <w:del w:id="184" w:author="Matheus Gonçalves - Powermig" w:date="2022-07-12T12:51:00Z">
        <w:r>
          <w:rPr>
            <w:lang w:val="en-US"/>
          </w:rPr>
          <w:delText xml:space="preserve"> We also hinted at some of the performance results from the selected papers and common sense.</w:delText>
        </w:r>
      </w:del>
      <w:r>
        <w:rPr>
          <w:lang w:val="en-US"/>
        </w:rPr>
        <w:t xml:space="preserve"> </w:t>
      </w:r>
      <w:del w:id="185" w:author="Matheus Gonçalves - Powermig" w:date="2022-07-12T12:51:00Z">
        <w:r>
          <w:rPr>
            <w:lang w:val="en-US"/>
          </w:rPr>
          <w:delText>The deductions below can serve as a guideline for future researchers that are developing hBCI for children.</w:delText>
        </w:r>
      </w:del>
    </w:p>
    <w:p w14:paraId="724312F3" w14:textId="77777777" w:rsidR="00DA2C49" w:rsidRPr="00AD37C0" w:rsidRDefault="00000000">
      <w:pPr>
        <w:pStyle w:val="BodyA"/>
        <w:rPr>
          <w:lang w:val="en-CA"/>
          <w:rPrChange w:id="186" w:author="Matheus Gonçalves - Powermig" w:date="2022-07-13T12:22:00Z">
            <w:rPr/>
          </w:rPrChange>
        </w:rPr>
      </w:pPr>
      <w:r>
        <w:rPr>
          <w:b/>
          <w:bCs/>
          <w:lang w:val="en-US"/>
        </w:rPr>
        <w:t>Number of Brain Signatures</w:t>
      </w:r>
      <w:r>
        <w:rPr>
          <w:lang w:val="ru-RU"/>
        </w:rPr>
        <w:t xml:space="preserve"> - </w:t>
      </w:r>
      <w:del w:id="187" w:author="Matheus Gonçalves - Powermig" w:date="2022-07-12T12:53:00Z">
        <w:r>
          <w:rPr>
            <w:lang w:val="en-US"/>
          </w:rPr>
          <w:delText>brain signatures define the regime of operation the brain will be operating throughout the experiment. The interface (or the participant) induces a particular brain operation for the duration of one or more trials.</w:delText>
        </w:r>
      </w:del>
      <w:r>
        <w:rPr>
          <w:lang w:val="en-US"/>
        </w:rPr>
        <w:t xml:space="preserve"> 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del w:id="188" w:author="Matheus Gonçalves - Powermig" w:date="2022-07-12T18:10:00Z">
        <w:r>
          <w:rPr>
            <w:lang w:val="en-US"/>
          </w:rPr>
          <w:delText>Due to its complexity, t</w:delText>
        </w:r>
      </w:del>
      <w:ins w:id="189" w:author="Matheus Gonçalves - Powermig" w:date="2022-07-12T18:10:00Z">
        <w:r>
          <w:rPr>
            <w:lang w:val="en-US"/>
          </w:rPr>
          <w:t>T</w:t>
        </w:r>
      </w:ins>
      <w:r>
        <w:rPr>
          <w:lang w:val="en-US"/>
        </w:rPr>
        <w:t>he accuracy was lower than the average</w:t>
      </w:r>
      <w:ins w:id="190" w:author="Matheus Gonçalves - Powermig" w:date="2022-07-12T12:56:00Z">
        <w:r>
          <w:rPr>
            <w:lang w:val="en-US"/>
          </w:rPr>
          <w:t xml:space="preserve"> </w:t>
        </w:r>
      </w:ins>
      <w:ins w:id="191" w:author="Matheus Gonçalves - Powermig" w:date="2022-07-12T13:00:00Z">
        <w:r>
          <w:rPr>
            <w:lang w:val="en-US"/>
          </w:rPr>
          <w:t xml:space="preserve">accuracy </w:t>
        </w:r>
      </w:ins>
      <w:ins w:id="192" w:author="Matheus Gonçalves - Powermig" w:date="2022-07-12T12:56:00Z">
        <w:r>
          <w:rPr>
            <w:lang w:val="en-US"/>
          </w:rPr>
          <w:t>of all</w:t>
        </w:r>
      </w:ins>
      <w:ins w:id="193" w:author="Matheus Gonçalves - Powermig" w:date="2022-07-12T13:00:00Z">
        <w:r>
          <w:rPr>
            <w:lang w:val="en-US"/>
          </w:rPr>
          <w:t xml:space="preserve"> the included papers</w:t>
        </w:r>
      </w:ins>
      <w:r>
        <w:rPr>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 60%.</w:t>
      </w:r>
    </w:p>
    <w:p w14:paraId="123AE26D" w14:textId="4537ACCC" w:rsidR="00DA2C49" w:rsidRPr="00AD37C0" w:rsidRDefault="00000000">
      <w:pPr>
        <w:pStyle w:val="BodyA"/>
        <w:rPr>
          <w:lang w:val="en-CA"/>
          <w:rPrChange w:id="194" w:author="Matheus Gonçalves - Powermig" w:date="2022-07-13T12:22:00Z">
            <w:rPr/>
          </w:rPrChange>
        </w:rPr>
      </w:pPr>
      <w:r>
        <w:rPr>
          <w:b/>
          <w:bCs/>
          <w:lang w:val="en-US"/>
        </w:rPr>
        <w:t>Role of Operation</w:t>
      </w:r>
      <w:r>
        <w:rPr>
          <w:lang w:val="en-US"/>
        </w:rPr>
        <w:t xml:space="preserve"> - </w:t>
      </w:r>
      <w:ins w:id="195" w:author="Matheus Gonçalves - Powermig" w:date="2022-07-13T12:46:00Z">
        <w:r w:rsidR="002E61C1">
          <w:rPr>
            <w:lang w:val="en-US"/>
          </w:rPr>
          <w:t>M</w:t>
        </w:r>
      </w:ins>
      <w:del w:id="196" w:author="Matheus Gonçalves - Powermig" w:date="2022-07-13T12:46:00Z">
        <w:r w:rsidDel="002E61C1">
          <w:rPr>
            <w:lang w:val="en-US"/>
          </w:rPr>
          <w:delText>m</w:delText>
        </w:r>
      </w:del>
      <w:r>
        <w:rPr>
          <w:lang w:val="en-US"/>
        </w:rPr>
        <w:t>ulti-tasking generally decreases processing speed and increases the amount of information needed to make a decision (cite Howard et al. 2020). Using multiple brain signals simultaneously can decrease participant</w:t>
      </w:r>
      <w:r>
        <w:rPr>
          <w:rFonts w:ascii="Arial" w:hAnsi="Arial"/>
          <w:rtl/>
          <w:lang w:val="ar-SA"/>
        </w:rPr>
        <w:t>’</w:t>
      </w:r>
      <w:r>
        <w:rPr>
          <w:lang w:val="en-US"/>
        </w:rPr>
        <w:t>s</w:t>
      </w:r>
      <w:ins w:id="197" w:author="Matheus Gonçalves - Powermig" w:date="2022-07-12T18:11:00Z">
        <w:r>
          <w:rPr>
            <w:lang w:val="en-US"/>
          </w:rPr>
          <w:t xml:space="preserve"> ability to</w:t>
        </w:r>
      </w:ins>
      <w:r>
        <w:rPr>
          <w:lang w:val="en-US"/>
        </w:rPr>
        <w:t xml:space="preserve"> focus </w:t>
      </w:r>
      <w:del w:id="198" w:author="Matheus Gonçalves - Powermig" w:date="2022-07-12T18:11:00Z">
        <w:r>
          <w:rPr>
            <w:lang w:val="en-US"/>
          </w:rPr>
          <w:delText xml:space="preserve">hability </w:delText>
        </w:r>
      </w:del>
      <w:r>
        <w:rPr>
          <w:lang w:val="en-US"/>
        </w:rPr>
        <w:t xml:space="preserve">or increase mental fatigue. </w:t>
      </w:r>
      <w:proofErr w:type="spellStart"/>
      <w:r>
        <w:rPr>
          <w:lang w:val="en-US"/>
        </w:rPr>
        <w:t>Ahn</w:t>
      </w:r>
      <w:proofErr w:type="spellEnd"/>
      <w:r>
        <w:rPr>
          <w:lang w:val="en-US"/>
        </w:rPr>
        <w:t xml:space="preserve"> et al. (2014) designed two experiments combining MI and tactile selective attention, with sequential and simultaneous roles of operation. The results with the sequential experiment yielded 71% accuracy, while the simultaneous reached 60%</w:t>
      </w:r>
      <w:ins w:id="199" w:author="Matheus Gonçalves - Powermig" w:date="2022-07-12T18:12:00Z">
        <w:r>
          <w:rPr>
            <w:lang w:val="en-US"/>
          </w:rPr>
          <w:t>, thus, multi-ta</w:t>
        </w:r>
      </w:ins>
      <w:ins w:id="200" w:author="Matheus Gonçalves - Powermig" w:date="2022-07-12T18:13:00Z">
        <w:r>
          <w:rPr>
            <w:lang w:val="en-US"/>
          </w:rPr>
          <w:t>sking reduced accuracy in this task</w:t>
        </w:r>
      </w:ins>
      <w:r>
        <w:rPr>
          <w:lang w:val="en-US"/>
        </w:rPr>
        <w:t xml:space="preserve">. </w:t>
      </w:r>
    </w:p>
    <w:p w14:paraId="780D23AB" w14:textId="77777777" w:rsidR="00DA2C49" w:rsidRPr="00AD37C0" w:rsidRDefault="00000000">
      <w:pPr>
        <w:pStyle w:val="BodyA"/>
        <w:rPr>
          <w:lang w:val="en-CA"/>
          <w:rPrChange w:id="201" w:author="Matheus Gonçalves - Powermig" w:date="2022-07-13T12:22:00Z">
            <w:rPr/>
          </w:rPrChange>
        </w:rPr>
      </w:pPr>
      <w:r>
        <w:rPr>
          <w:b/>
          <w:bCs/>
          <w:lang w:val="en-US"/>
        </w:rPr>
        <w:t>Type of targets</w:t>
      </w:r>
      <w:r>
        <w:rPr>
          <w:lang w:val="en-US"/>
        </w:rPr>
        <w:t xml:space="preserve"> - the stimuli that happen on the screen can either elicit a certain brain response or indicate to the participant what self-regulating action to take. </w:t>
      </w:r>
      <w:ins w:id="202" w:author="Matheus Gonçalves - Powermig" w:date="2022-07-12T18:26:00Z">
        <w:r>
          <w:rPr>
            <w:lang w:val="en-US"/>
          </w:rPr>
          <w:t xml:space="preserve">There are indications that </w:t>
        </w:r>
      </w:ins>
      <w:del w:id="203" w:author="Matheus Gonçalves - Powermig" w:date="2022-07-12T18:26:00Z">
        <w:r>
          <w:rPr>
            <w:lang w:val="en-US"/>
          </w:rPr>
          <w:delText>C</w:delText>
        </w:r>
      </w:del>
      <w:ins w:id="204" w:author="Matheus Gonçalves - Powermig" w:date="2022-07-12T18:26:00Z">
        <w:r>
          <w:rPr>
            <w:lang w:val="en-US"/>
          </w:rPr>
          <w:t>c</w:t>
        </w:r>
      </w:ins>
      <w:r>
        <w:rPr>
          <w:lang w:val="en-US"/>
        </w:rPr>
        <w:t>ertain types of targets can cause more fatigue in users</w:t>
      </w:r>
      <w:ins w:id="205" w:author="Matheus Gonçalves - Powermig" w:date="2022-07-12T18:26:00Z">
        <w:r>
          <w:rPr>
            <w:lang w:val="en-US"/>
          </w:rPr>
          <w:t xml:space="preserve"> (</w:t>
        </w:r>
      </w:ins>
      <w:proofErr w:type="spellStart"/>
      <w:ins w:id="206" w:author="Matheus Gonçalves - Powermig" w:date="2022-07-12T18:27:00Z">
        <w:r>
          <w:rPr>
            <w:lang w:val="en-US"/>
          </w:rPr>
          <w:t>Seo</w:t>
        </w:r>
        <w:proofErr w:type="spellEnd"/>
        <w:r>
          <w:rPr>
            <w:lang w:val="en-US"/>
          </w:rPr>
          <w:t xml:space="preserve"> et al., 2019</w:t>
        </w:r>
      </w:ins>
      <w:ins w:id="207" w:author="Matheus Gonçalves - Powermig" w:date="2022-07-12T18:26:00Z">
        <w:r>
          <w:rPr>
            <w:lang w:val="en-US"/>
          </w:rPr>
          <w:t>)</w:t>
        </w:r>
      </w:ins>
      <w:r>
        <w:rPr>
          <w:lang w:val="en-US"/>
        </w:rPr>
        <w:t xml:space="preserve">, while other types of targets place all the stimulus </w:t>
      </w:r>
      <w:proofErr w:type="spellStart"/>
      <w:r>
        <w:rPr>
          <w:lang w:val="en-US"/>
        </w:rPr>
        <w:t>responsability</w:t>
      </w:r>
      <w:proofErr w:type="spellEnd"/>
      <w:r>
        <w:rPr>
          <w:lang w:val="en-US"/>
        </w:rPr>
        <w:t xml:space="preserve"> on the participant</w:t>
      </w:r>
      <w:ins w:id="208" w:author="Matheus Gonçalves - Powermig" w:date="2022-07-12T18:31:00Z">
        <w:r>
          <w:rPr>
            <w:lang w:val="en-US"/>
          </w:rPr>
          <w:t>. For example, SSVEP had a higher eye-fatigue level than P300</w:t>
        </w:r>
      </w:ins>
      <w:r>
        <w:rPr>
          <w:lang w:val="en-US"/>
        </w:rPr>
        <w:t xml:space="preserve">. </w:t>
      </w:r>
      <w:commentRangeStart w:id="209"/>
      <w:r>
        <w:rPr>
          <w:lang w:val="en-US"/>
        </w:rPr>
        <w:t>Based on required effort and likely fatigue caused by the stimulus, we ordered the existing types of target (from the selected papers) from least to most complex.</w:t>
      </w:r>
      <w:commentRangeEnd w:id="209"/>
      <w:r>
        <w:commentReference w:id="209"/>
      </w:r>
      <w:r>
        <w:rPr>
          <w:lang w:val="en-US"/>
        </w:rPr>
        <w:br/>
      </w:r>
    </w:p>
    <w:p w14:paraId="476A6D11" w14:textId="77777777" w:rsidR="00DA2C49" w:rsidRPr="00AD37C0" w:rsidRDefault="00000000">
      <w:pPr>
        <w:pStyle w:val="BodyA"/>
        <w:rPr>
          <w:lang w:val="en-CA"/>
          <w:rPrChange w:id="210" w:author="Matheus Gonçalves - Powermig" w:date="2022-07-13T12:22:00Z">
            <w:rPr/>
          </w:rPrChange>
        </w:rPr>
      </w:pPr>
      <w:ins w:id="211" w:author="Matheus Mussi" w:date="2022-07-13T05:56:00Z">
        <w:r>
          <w:rPr>
            <w:lang w:val="en-US"/>
          </w:rPr>
          <w:t xml:space="preserve">On-screen targets require visual focus on the stimuli so that the brain can evoke certain signal patterns. </w:t>
        </w:r>
      </w:ins>
      <w:r>
        <w:rPr>
          <w:lang w:val="en-US"/>
        </w:rPr>
        <w:t xml:space="preserve">The </w:t>
      </w:r>
      <w:r>
        <w:rPr>
          <w:i/>
          <w:iCs/>
          <w:lang w:val="en-US"/>
        </w:rPr>
        <w:t>still targets</w:t>
      </w:r>
      <w:r>
        <w:rPr>
          <w:lang w:val="en-US"/>
        </w:rPr>
        <w:t xml:space="preserve"> flash periodically (usually with less than 6 Hz)  with a certain inter-stimuli interval and are usually associated with P300 paradigms and spellers. Those targets generally require counting and focus on a single desired target. The </w:t>
      </w:r>
      <w:r>
        <w:rPr>
          <w:i/>
          <w:iCs/>
          <w:lang w:val="en-US"/>
        </w:rPr>
        <w:t>strobic targets</w:t>
      </w:r>
      <w:r>
        <w:rPr>
          <w:lang w:val="en-US"/>
        </w:rPr>
        <w:t xml:space="preserve"> have flashing with higher frequencies (usually above 6 Hz) incorporated onto them. They are </w:t>
      </w:r>
      <w:proofErr w:type="spellStart"/>
      <w:r>
        <w:rPr>
          <w:lang w:val="en-US"/>
        </w:rPr>
        <w:t>mosly</w:t>
      </w:r>
      <w:proofErr w:type="spellEnd"/>
      <w:r>
        <w:rPr>
          <w:lang w:val="en-US"/>
        </w:rPr>
        <w:t xml:space="preserve"> used in SSEP or </w:t>
      </w:r>
      <w:ins w:id="212" w:author="Matheus Mussi" w:date="2022-07-13T05:54:00Z">
        <w:r>
          <w:rPr>
            <w:lang w:val="en-US"/>
          </w:rPr>
          <w:t>rapid serial visual presentation (</w:t>
        </w:r>
      </w:ins>
      <w:r>
        <w:rPr>
          <w:lang w:val="en-US"/>
        </w:rPr>
        <w:t>RSVP</w:t>
      </w:r>
      <w:ins w:id="213" w:author="Matheus Mussi" w:date="2022-07-13T05:54:00Z">
        <w:r>
          <w:rPr>
            <w:lang w:val="en-US"/>
          </w:rPr>
          <w:t>)</w:t>
        </w:r>
      </w:ins>
      <w:r>
        <w:rPr>
          <w:lang w:val="en-US"/>
        </w:rPr>
        <w:t xml:space="preserve"> paradigms </w:t>
      </w:r>
      <w:r>
        <w:rPr>
          <w:lang w:val="en-US"/>
        </w:rPr>
        <w:lastRenderedPageBreak/>
        <w:t xml:space="preserve">and can change in intensity, color, shape, visuals or position, and targets usually have different frequencies. </w:t>
      </w:r>
      <w:r>
        <w:rPr>
          <w:i/>
          <w:iCs/>
          <w:lang w:val="en-US"/>
        </w:rPr>
        <w:t>Goal or spatial targets</w:t>
      </w:r>
      <w:r>
        <w:rPr>
          <w:lang w:val="en-US"/>
        </w:rPr>
        <w:t xml:space="preserve"> stimulate users to displace objects, cursors or other elements </w:t>
      </w:r>
      <w:del w:id="214" w:author="Matheus Mussi" w:date="2022-07-13T05:54:00Z">
        <w:r>
          <w:rPr>
            <w:lang w:val="en-US"/>
          </w:rPr>
          <w:delText>through</w:delText>
        </w:r>
      </w:del>
      <w:ins w:id="215" w:author="Matheus Mussi" w:date="2022-07-13T05:54:00Z">
        <w:r>
          <w:rPr>
            <w:lang w:val="en-US"/>
          </w:rPr>
          <w:t>over</w:t>
        </w:r>
      </w:ins>
      <w:r>
        <w:rPr>
          <w:lang w:val="en-US"/>
        </w:rPr>
        <w:t xml:space="preserve"> time by sustaining certain threshold of intensity. They are mostly used in SCP paradigms.</w:t>
      </w:r>
      <w:r>
        <w:rPr>
          <w:lang w:val="en-US"/>
        </w:rPr>
        <w:br/>
      </w:r>
    </w:p>
    <w:p w14:paraId="58E70455" w14:textId="005E17D8" w:rsidR="00DA2C49" w:rsidRPr="00AD37C0" w:rsidRDefault="00000000">
      <w:pPr>
        <w:pStyle w:val="BodyA"/>
        <w:rPr>
          <w:lang w:val="en-CA"/>
          <w:rPrChange w:id="216" w:author="Matheus Gonçalves - Powermig" w:date="2022-07-13T12:22:00Z">
            <w:rPr/>
          </w:rPrChange>
        </w:rPr>
      </w:pPr>
      <w:del w:id="217" w:author="Matheus Mussi" w:date="2022-07-13T05:57:00Z">
        <w:r>
          <w:rPr>
            <w:lang w:val="en-US"/>
          </w:rPr>
          <w:delText>Then we have the</w:delText>
        </w:r>
      </w:del>
      <w:ins w:id="218" w:author="Matheus Mussi" w:date="2022-07-13T05:57:00Z">
        <w:r>
          <w:rPr>
            <w:lang w:val="en-US"/>
          </w:rPr>
          <w:t>There are also</w:t>
        </w:r>
      </w:ins>
      <w:r>
        <w:rPr>
          <w:lang w:val="en-US"/>
        </w:rPr>
        <w:t xml:space="preserve"> off-screen targets, which require greater focus and mental training as they do not present stimuli, nor feedback in some cases</w:t>
      </w:r>
      <w:ins w:id="219" w:author="Matheus Gonçalves - Powermig" w:date="2022-07-13T12:27:00Z">
        <w:r w:rsidR="00E3591F">
          <w:rPr>
            <w:lang w:val="en-US"/>
          </w:rPr>
          <w:t xml:space="preserve"> (</w:t>
        </w:r>
        <w:proofErr w:type="spellStart"/>
        <w:r w:rsidR="00E3591F">
          <w:rPr>
            <w:lang w:val="en-US"/>
          </w:rPr>
          <w:t>Mahmoudi</w:t>
        </w:r>
        <w:proofErr w:type="spellEnd"/>
        <w:r w:rsidR="00E3591F">
          <w:rPr>
            <w:lang w:val="en-US"/>
          </w:rPr>
          <w:t xml:space="preserve"> and </w:t>
        </w:r>
        <w:proofErr w:type="spellStart"/>
        <w:r w:rsidR="00E3591F">
          <w:rPr>
            <w:lang w:val="en-US"/>
          </w:rPr>
          <w:t>Erfanian</w:t>
        </w:r>
        <w:proofErr w:type="spellEnd"/>
        <w:r w:rsidR="00E3591F">
          <w:rPr>
            <w:lang w:val="en-US"/>
          </w:rPr>
          <w:t>, 2006)</w:t>
        </w:r>
      </w:ins>
      <w:r>
        <w:rPr>
          <w:lang w:val="en-US"/>
        </w:rPr>
        <w:t xml:space="preserve">. These include </w:t>
      </w:r>
      <w:r>
        <w:rPr>
          <w:i/>
          <w:iCs/>
          <w:lang w:val="en-US"/>
        </w:rPr>
        <w:t>motor/tactile targets</w:t>
      </w:r>
      <w:r>
        <w:rPr>
          <w:lang w:val="en-US"/>
        </w:rPr>
        <w:t xml:space="preserve">, which require focus on certain motor imageries or tactile stimulations. This approach could be an alternative for people with severe visual impairments. The </w:t>
      </w:r>
      <w:r>
        <w:rPr>
          <w:i/>
          <w:iCs/>
          <w:lang w:val="en-US"/>
        </w:rPr>
        <w:t>mental tasks</w:t>
      </w:r>
      <w:r>
        <w:rPr>
          <w:lang w:val="en-US"/>
        </w:rPr>
        <w:t xml:space="preserve"> </w:t>
      </w:r>
      <w:del w:id="220" w:author="Matheus Mussi" w:date="2022-07-13T05:58:00Z">
        <w:r>
          <w:rPr>
            <w:lang w:val="en-US"/>
          </w:rPr>
          <w:delText>utilize</w:delText>
        </w:r>
      </w:del>
      <w:ins w:id="221" w:author="Matheus Mussi" w:date="2022-07-13T05:58:00Z">
        <w:r>
          <w:rPr>
            <w:lang w:val="en-US"/>
          </w:rPr>
          <w:t>measure</w:t>
        </w:r>
      </w:ins>
      <w:r>
        <w:rPr>
          <w:lang w:val="en-US"/>
        </w:rPr>
        <w:t xml:space="preserve"> the blood flow generated in the brain when arithmetic operations, mental </w:t>
      </w:r>
      <w:proofErr w:type="spellStart"/>
      <w:r>
        <w:rPr>
          <w:lang w:val="en-US"/>
        </w:rPr>
        <w:t>gemoetric</w:t>
      </w:r>
      <w:proofErr w:type="spellEnd"/>
      <w:r>
        <w:rPr>
          <w:lang w:val="en-US"/>
        </w:rPr>
        <w:t xml:space="preserve"> manipulation or word formation are performed by the participant. They are usually associated with NIRS and </w:t>
      </w:r>
      <w:proofErr w:type="spellStart"/>
      <w:r>
        <w:rPr>
          <w:lang w:val="en-US"/>
        </w:rPr>
        <w:t>fNIRS</w:t>
      </w:r>
      <w:proofErr w:type="spellEnd"/>
      <w:r>
        <w:rPr>
          <w:lang w:val="en-US"/>
        </w:rPr>
        <w:t xml:space="preserve"> inputs. </w:t>
      </w:r>
      <w:del w:id="222" w:author="Matheus Mussi" w:date="2022-07-13T05:59:00Z">
        <w:r>
          <w:rPr>
            <w:lang w:val="en-US"/>
          </w:rPr>
          <w:delText xml:space="preserve">Children could have difficulties with this type of target since it involves not only focus, but also a task that might not be playful. </w:delText>
        </w:r>
      </w:del>
      <w:r>
        <w:rPr>
          <w:lang w:val="en-US"/>
        </w:rPr>
        <w:t xml:space="preserve">Finally, </w:t>
      </w:r>
      <w:r>
        <w:rPr>
          <w:i/>
          <w:iCs/>
          <w:lang w:val="en-US"/>
        </w:rPr>
        <w:t>sound cues</w:t>
      </w:r>
      <w:r>
        <w:rPr>
          <w:lang w:val="en-US"/>
        </w:rPr>
        <w:t xml:space="preserve"> are targets that rely on sound for selection. These targets can be difficult to distinguish and even when the audio tracks are substantially manipulated as in </w:t>
      </w:r>
      <w:proofErr w:type="spellStart"/>
      <w:r>
        <w:rPr>
          <w:lang w:val="en-US"/>
        </w:rPr>
        <w:t>Glowinsky</w:t>
      </w:r>
      <w:proofErr w:type="spellEnd"/>
      <w:r>
        <w:rPr>
          <w:lang w:val="en-US"/>
        </w:rPr>
        <w:t xml:space="preserve"> et al. (2018) or An et al. (2014), they yield lower accuracies </w:t>
      </w:r>
      <w:ins w:id="223" w:author="Matheus Gonçalves - Powermig" w:date="2022-07-13T12:31:00Z">
        <w:r w:rsidR="0050618C">
          <w:rPr>
            <w:lang w:val="en-US"/>
          </w:rPr>
          <w:t>(</w:t>
        </w:r>
      </w:ins>
      <w:ins w:id="224" w:author="Matheus Gonçalves - Powermig" w:date="2022-07-13T12:32:00Z">
        <w:r w:rsidR="0050618C">
          <w:rPr>
            <w:lang w:val="en-US"/>
          </w:rPr>
          <w:t xml:space="preserve">77.43% and </w:t>
        </w:r>
      </w:ins>
      <w:ins w:id="225" w:author="Matheus Gonçalves - Powermig" w:date="2022-07-13T12:33:00Z">
        <w:r w:rsidR="0050618C">
          <w:rPr>
            <w:lang w:val="en-US"/>
          </w:rPr>
          <w:t>66</w:t>
        </w:r>
      </w:ins>
      <w:ins w:id="226" w:author="Matheus Gonçalves - Powermig" w:date="2022-07-13T12:35:00Z">
        <w:r w:rsidR="0050618C">
          <w:rPr>
            <w:lang w:val="en-US"/>
          </w:rPr>
          <w:t>.2% for the auditory component, respectively</w:t>
        </w:r>
      </w:ins>
      <w:ins w:id="227" w:author="Matheus Gonçalves - Powermig" w:date="2022-07-13T12:31:00Z">
        <w:r w:rsidR="0050618C">
          <w:rPr>
            <w:lang w:val="en-US"/>
          </w:rPr>
          <w:t xml:space="preserve">) </w:t>
        </w:r>
      </w:ins>
      <w:r>
        <w:rPr>
          <w:lang w:val="en-US"/>
        </w:rPr>
        <w:t>and have higher workload for mental demand and effort compared to visual stimuli</w:t>
      </w:r>
      <w:ins w:id="228" w:author="Matheus Gonçalves - Powermig" w:date="2022-07-13T12:31:00Z">
        <w:r w:rsidR="00E3591F">
          <w:rPr>
            <w:lang w:val="en-US"/>
          </w:rPr>
          <w:t xml:space="preserve"> (</w:t>
        </w:r>
        <w:proofErr w:type="spellStart"/>
        <w:r w:rsidR="00E3591F">
          <w:rPr>
            <w:lang w:val="en-US"/>
          </w:rPr>
          <w:t>Nijboer</w:t>
        </w:r>
        <w:proofErr w:type="spellEnd"/>
        <w:r w:rsidR="00E3591F">
          <w:rPr>
            <w:lang w:val="en-US"/>
          </w:rPr>
          <w:t xml:space="preserve"> et al., 2008</w:t>
        </w:r>
        <w:r w:rsidR="00E3591F">
          <w:rPr>
            <w:lang w:val="en-US"/>
          </w:rPr>
          <w:t>)</w:t>
        </w:r>
      </w:ins>
      <w:r>
        <w:rPr>
          <w:lang w:val="en-US"/>
        </w:rPr>
        <w:t xml:space="preserve">. </w:t>
      </w:r>
    </w:p>
    <w:p w14:paraId="54619513" w14:textId="77777777" w:rsidR="00DA2C49" w:rsidRDefault="00000000">
      <w:pPr>
        <w:pStyle w:val="BodyA"/>
        <w:rPr>
          <w:i/>
          <w:iCs/>
          <w:lang w:val="en-US"/>
        </w:rPr>
      </w:pPr>
      <w:del w:id="229" w:author="Matheus Mussi" w:date="2022-07-13T05:52:00Z">
        <w:r>
          <w:rPr>
            <w:i/>
            <w:iCs/>
            <w:lang w:val="en-US"/>
          </w:rPr>
          <w:delText>&lt;possibly include an illustration of the types of targets?&gt;</w:delText>
        </w:r>
      </w:del>
    </w:p>
    <w:p w14:paraId="3EA0D82A" w14:textId="698DC2E5" w:rsidR="00DA2C49" w:rsidRPr="00AD37C0" w:rsidRDefault="00000000">
      <w:pPr>
        <w:pStyle w:val="BodyA"/>
        <w:rPr>
          <w:lang w:val="en-CA"/>
          <w:rPrChange w:id="230" w:author="Matheus Gonçalves - Powermig" w:date="2022-07-13T12:22:00Z">
            <w:rPr/>
          </w:rPrChange>
        </w:rPr>
      </w:pPr>
      <w:r>
        <w:rPr>
          <w:b/>
          <w:bCs/>
          <w:lang w:val="en-US"/>
        </w:rPr>
        <w:t>Number of targets</w:t>
      </w:r>
      <w:r>
        <w:rPr>
          <w:lang w:val="en-US"/>
        </w:rPr>
        <w:t xml:space="preserve"> </w:t>
      </w:r>
      <w:commentRangeStart w:id="231"/>
      <w:r>
        <w:rPr>
          <w:lang w:val="en-US"/>
        </w:rPr>
        <w:t>-</w:t>
      </w:r>
      <w:commentRangeEnd w:id="231"/>
      <w:r>
        <w:commentReference w:id="231"/>
      </w:r>
      <w:r>
        <w:rPr>
          <w:lang w:val="en-US"/>
        </w:rPr>
        <w:t xml:space="preserve"> Some authors have attempted to increase the number of targets to increase the ITR. Although it might be a good strategy that can give the user more flexibility and a faster system, a greater number of targets could make a </w:t>
      </w:r>
      <w:r>
        <w:rPr>
          <w:lang w:val="de-DE"/>
        </w:rPr>
        <w:t>user</w:t>
      </w:r>
      <w:r>
        <w:rPr>
          <w:lang w:val="en-US"/>
        </w:rPr>
        <w:t xml:space="preserve"> distracted or overwhelmed with many options. A greater number of targets was mostly seen in spellers.  For example, Xu et al. (2020) developed a speller with 108 targets. Twelve 3x3 character matrices were presented to participants at once and they underwent a synchronous and asynchronous </w:t>
      </w:r>
      <w:del w:id="232" w:author="Matheus Gonçalves - Powermig" w:date="2022-07-13T12:42:00Z">
        <w:r w:rsidDel="002E61C1">
          <w:rPr>
            <w:lang w:val="en-US"/>
          </w:rPr>
          <w:delText>session</w:delText>
        </w:r>
      </w:del>
      <w:ins w:id="233" w:author="Matheus Gonçalves - Powermig" w:date="2022-07-13T12:42:00Z">
        <w:r w:rsidR="002E61C1">
          <w:rPr>
            <w:lang w:val="en-US"/>
          </w:rPr>
          <w:t>experiments</w:t>
        </w:r>
      </w:ins>
      <w:r>
        <w:rPr>
          <w:lang w:val="en-US"/>
        </w:rPr>
        <w:t xml:space="preserve">. Although they had some of the highest ITR (172.5 bits/min for synchronous and 164.7 bits/min for asynchronous) they had the lowest accuracies (81.67% for synchronous and 79.17% for asynchronous) compared to the </w:t>
      </w:r>
      <w:del w:id="234" w:author="Matheus Gonçalves - Powermig" w:date="2022-07-13T12:45:00Z">
        <w:r w:rsidDel="002E61C1">
          <w:rPr>
            <w:lang w:val="en-US"/>
          </w:rPr>
          <w:delText>group</w:delText>
        </w:r>
      </w:del>
      <w:ins w:id="235" w:author="Matheus Gonçalves - Powermig" w:date="2022-07-13T12:45:00Z">
        <w:r w:rsidR="002E61C1">
          <w:rPr>
            <w:lang w:val="en-US"/>
          </w:rPr>
          <w:t>other spellers</w:t>
        </w:r>
      </w:ins>
      <w:r>
        <w:rPr>
          <w:lang w:val="en-US"/>
        </w:rPr>
        <w:t>, with average of 90.</w:t>
      </w:r>
      <w:del w:id="236" w:author="Matheus Gonçalves - Powermig" w:date="2022-07-13T12:46:00Z">
        <w:r w:rsidDel="002E61C1">
          <w:rPr>
            <w:lang w:val="en-US"/>
          </w:rPr>
          <w:delText>32</w:delText>
        </w:r>
      </w:del>
      <w:ins w:id="237" w:author="Matheus Gonçalves - Powermig" w:date="2022-07-13T12:46:00Z">
        <w:r w:rsidR="002E61C1">
          <w:rPr>
            <w:lang w:val="en-US"/>
          </w:rPr>
          <w:t>7</w:t>
        </w:r>
      </w:ins>
      <w:r>
        <w:rPr>
          <w:lang w:val="en-US"/>
        </w:rPr>
        <w:t>%.</w:t>
      </w:r>
    </w:p>
    <w:p w14:paraId="4C74EF62" w14:textId="78B9516B" w:rsidR="00DA2C49" w:rsidRPr="00160E6B" w:rsidRDefault="00000000">
      <w:pPr>
        <w:pStyle w:val="BodyA"/>
        <w:rPr>
          <w:lang w:val="en-CA"/>
        </w:rPr>
      </w:pPr>
      <w:r>
        <w:rPr>
          <w:noProof/>
        </w:rPr>
        <w:drawing>
          <wp:anchor distT="114300" distB="114300" distL="114300" distR="114300" simplePos="0" relativeHeight="251664384" behindDoc="0" locked="0" layoutInCell="1" allowOverlap="1" wp14:anchorId="7478D472" wp14:editId="5A7B2095">
            <wp:simplePos x="0" y="0"/>
            <wp:positionH relativeFrom="column">
              <wp:posOffset>257175</wp:posOffset>
            </wp:positionH>
            <wp:positionV relativeFrom="line">
              <wp:posOffset>2971798</wp:posOffset>
            </wp:positionV>
            <wp:extent cx="5438775" cy="2577401"/>
            <wp:effectExtent l="0" t="0" r="0" b="0"/>
            <wp:wrapTopAndBottom distT="114300" distB="11430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15"/>
                    <a:srcRect b="6044"/>
                    <a:stretch>
                      <a:fillRect/>
                    </a:stretch>
                  </pic:blipFill>
                  <pic:spPr>
                    <a:xfrm>
                      <a:off x="0" y="0"/>
                      <a:ext cx="5438775" cy="2577401"/>
                    </a:xfrm>
                    <a:prstGeom prst="rect">
                      <a:avLst/>
                    </a:prstGeom>
                    <a:ln w="12700" cap="flat">
                      <a:noFill/>
                      <a:miter lim="400000"/>
                    </a:ln>
                    <a:effectLst/>
                  </pic:spPr>
                </pic:pic>
              </a:graphicData>
            </a:graphic>
          </wp:anchor>
        </w:drawing>
      </w:r>
      <w:r>
        <w:rPr>
          <w:b/>
          <w:bCs/>
          <w:lang w:val="en-US"/>
        </w:rPr>
        <w:t>Stimulus Modality</w:t>
      </w:r>
      <w:r>
        <w:rPr>
          <w:lang w:val="en-US"/>
        </w:rPr>
        <w:t xml:space="preserve"> </w:t>
      </w:r>
      <w:commentRangeStart w:id="238"/>
      <w:r>
        <w:rPr>
          <w:lang w:val="en-US"/>
        </w:rPr>
        <w:t>-</w:t>
      </w:r>
      <w:commentRangeEnd w:id="238"/>
      <w:r>
        <w:commentReference w:id="238"/>
      </w:r>
      <w:r>
        <w:rPr>
          <w:lang w:val="en-US"/>
        </w:rPr>
        <w:t xml:space="preserve"> most papers chose visual pathways to stimulate the brain. Visual stimulation is the most </w:t>
      </w:r>
      <w:del w:id="239" w:author="Matheus Gonçalves - Powermig" w:date="2022-07-13T12:49:00Z">
        <w:r w:rsidDel="009F4F04">
          <w:rPr>
            <w:lang w:val="en-US"/>
          </w:rPr>
          <w:delText>mainstream</w:delText>
        </w:r>
      </w:del>
      <w:ins w:id="240" w:author="Matheus Gonçalves - Powermig" w:date="2022-07-13T12:49:00Z">
        <w:r w:rsidR="009F4F04">
          <w:rPr>
            <w:lang w:val="en-US"/>
          </w:rPr>
          <w:t>used</w:t>
        </w:r>
      </w:ins>
      <w:r>
        <w:rPr>
          <w:lang w:val="en-US"/>
        </w:rPr>
        <w:t xml:space="preserve">, </w:t>
      </w:r>
      <w:del w:id="241" w:author="Matheus Gonçalves - Powermig" w:date="2022-07-13T12:49:00Z">
        <w:r w:rsidDel="009F4F04">
          <w:rPr>
            <w:lang w:val="en-US"/>
          </w:rPr>
          <w:delText xml:space="preserve">but </w:delText>
        </w:r>
      </w:del>
      <w:ins w:id="242" w:author="Matheus Gonçalves - Powermig" w:date="2022-07-13T12:49:00Z">
        <w:r w:rsidR="009F4F04">
          <w:rPr>
            <w:lang w:val="en-US"/>
          </w:rPr>
          <w:t>and</w:t>
        </w:r>
        <w:r w:rsidR="009F4F04">
          <w:rPr>
            <w:lang w:val="en-US"/>
          </w:rPr>
          <w:t xml:space="preserve"> </w:t>
        </w:r>
      </w:ins>
      <w:r>
        <w:rPr>
          <w:lang w:val="en-US"/>
        </w:rPr>
        <w:t>it is also the least complex modality. Figure</w:t>
      </w:r>
      <w:commentRangeStart w:id="243"/>
      <w:commentRangeStart w:id="244"/>
      <w:r>
        <w:rPr>
          <w:lang w:val="en-US"/>
        </w:rPr>
        <w:t xml:space="preserve"> </w:t>
      </w:r>
      <w:commentRangeEnd w:id="243"/>
      <w:r>
        <w:commentReference w:id="243"/>
      </w:r>
      <w:commentRangeEnd w:id="244"/>
      <w:r w:rsidR="009F4F04">
        <w:rPr>
          <w:rStyle w:val="Refdecomentrio"/>
          <w:rFonts w:cs="Times New Roman"/>
          <w:color w:val="auto"/>
          <w:lang w:val="en-US" w:eastAsia="en-US"/>
          <w14:textOutline w14:w="0" w14:cap="rnd" w14:cmpd="sng" w14:algn="ctr">
            <w14:noFill/>
            <w14:prstDash w14:val="solid"/>
            <w14:bevel/>
          </w14:textOutline>
        </w:rPr>
        <w:commentReference w:id="244"/>
      </w:r>
      <w:r>
        <w:rPr>
          <w:lang w:val="en-US"/>
        </w:rPr>
        <w:t xml:space="preserve">K shows the relationship </w:t>
      </w:r>
      <w:r>
        <w:rPr>
          <w:lang w:val="en-US"/>
        </w:rPr>
        <w:lastRenderedPageBreak/>
        <w:t xml:space="preserve">between accuracy and each Stimulus Modality. Although not all modalities had the same sample size, we can see a trend where systems using visual pathways have higher accuracies than the others. </w:t>
      </w:r>
      <w:del w:id="245" w:author="Matheus Gonçalves - Powermig" w:date="2022-07-13T12:53:00Z">
        <w:r w:rsidDel="00160E6B">
          <w:rPr>
            <w:lang w:val="en-US"/>
          </w:rPr>
          <w:delText xml:space="preserve"> We hypothesize that there would be different levels of complexity associated with each stimulus modality, especially for children. From the easiest to the hardest, </w:delText>
        </w:r>
        <w:r w:rsidDel="00160E6B">
          <w:rPr>
            <w:i/>
            <w:iCs/>
            <w:lang w:val="it-IT"/>
          </w:rPr>
          <w:delText>visual</w:delText>
        </w:r>
        <w:r w:rsidDel="00160E6B">
          <w:rPr>
            <w:lang w:val="en-US"/>
          </w:rPr>
          <w:delText xml:space="preserve">, </w:delText>
        </w:r>
        <w:r w:rsidDel="00160E6B">
          <w:rPr>
            <w:i/>
            <w:iCs/>
            <w:lang w:val="en-US"/>
          </w:rPr>
          <w:delText>operant</w:delText>
        </w:r>
        <w:r w:rsidDel="00160E6B">
          <w:rPr>
            <w:lang w:val="en-US"/>
          </w:rPr>
          <w:delText xml:space="preserve">, </w:delText>
        </w:r>
        <w:r w:rsidDel="00160E6B">
          <w:rPr>
            <w:i/>
            <w:iCs/>
            <w:lang w:val="en-US"/>
          </w:rPr>
          <w:delText xml:space="preserve">auditory </w:delText>
        </w:r>
        <w:r w:rsidDel="00160E6B">
          <w:rPr>
            <w:lang w:val="en-US"/>
          </w:rPr>
          <w:delText xml:space="preserve">and </w:delText>
        </w:r>
        <w:r w:rsidDel="00160E6B">
          <w:rPr>
            <w:i/>
            <w:iCs/>
            <w:lang w:val="en-US"/>
          </w:rPr>
          <w:delText>tactile</w:delText>
        </w:r>
        <w:r w:rsidDel="00160E6B">
          <w:rPr>
            <w:lang w:val="en-US"/>
          </w:rPr>
          <w:delText xml:space="preserve">. Non-invasive BCI can read stronger signals from the outermost layers of the brain. </w:delText>
        </w:r>
      </w:del>
      <w:r>
        <w:rPr>
          <w:i/>
          <w:iCs/>
          <w:lang w:val="it-IT"/>
        </w:rPr>
        <w:t>Visual</w:t>
      </w:r>
      <w:r>
        <w:rPr>
          <w:lang w:val="en-US"/>
        </w:rPr>
        <w:t xml:space="preserve"> paradigms, in general, elicit clear signals </w:t>
      </w:r>
      <w:del w:id="246" w:author="Matheus Gonçalves - Powermig" w:date="2022-07-13T12:53:00Z">
        <w:r w:rsidDel="00160E6B">
          <w:rPr>
            <w:lang w:val="en-US"/>
          </w:rPr>
          <w:delText xml:space="preserve">on </w:delText>
        </w:r>
      </w:del>
      <w:ins w:id="247" w:author="Matheus Gonçalves - Powermig" w:date="2022-07-13T12:53:00Z">
        <w:r w:rsidR="00160E6B">
          <w:rPr>
            <w:lang w:val="en-US"/>
          </w:rPr>
          <w:t>over</w:t>
        </w:r>
        <w:r w:rsidR="00160E6B">
          <w:rPr>
            <w:lang w:val="en-US"/>
          </w:rPr>
          <w:t xml:space="preserve"> </w:t>
        </w:r>
      </w:ins>
      <w:r>
        <w:rPr>
          <w:lang w:val="en-US"/>
        </w:rPr>
        <w:t xml:space="preserve">the Occipital and Parietal regions, especially when using SSVEP and P300. On the other hand, </w:t>
      </w:r>
      <w:r>
        <w:rPr>
          <w:i/>
          <w:iCs/>
          <w:lang w:val="en-US"/>
        </w:rPr>
        <w:t>operant</w:t>
      </w:r>
      <w:r>
        <w:rPr>
          <w:lang w:val="en-US"/>
        </w:rPr>
        <w:t xml:space="preserve"> modalities require a certain level of training and focus from the participant to generate distinguishable signals (cite Yuan and He, 2014). The </w:t>
      </w:r>
      <w:r>
        <w:rPr>
          <w:i/>
          <w:iCs/>
          <w:lang w:val="en-US"/>
        </w:rPr>
        <w:t>auditory</w:t>
      </w:r>
      <w:r>
        <w:rPr>
          <w:lang w:val="en-US"/>
        </w:rPr>
        <w:t xml:space="preserve"> modality was considered more complex than the operant modality because it requires more attention and has a</w:t>
      </w:r>
      <w:r>
        <w:rPr>
          <w:lang w:val="nl-NL"/>
        </w:rPr>
        <w:t xml:space="preserve"> steeper</w:t>
      </w:r>
      <w:r>
        <w:rPr>
          <w:lang w:val="en-US"/>
        </w:rPr>
        <w:t xml:space="preserve"> learning curve </w:t>
      </w:r>
      <w:ins w:id="248" w:author="Matheus Gonçalves - Powermig" w:date="2022-07-13T12:54:00Z">
        <w:r w:rsidR="00160E6B">
          <w:rPr>
            <w:lang w:val="en-US"/>
          </w:rPr>
          <w:t xml:space="preserve">than operant modalities </w:t>
        </w:r>
      </w:ins>
      <w:r>
        <w:rPr>
          <w:lang w:val="en-US"/>
        </w:rPr>
        <w:t xml:space="preserve">(cite </w:t>
      </w:r>
      <w:proofErr w:type="spellStart"/>
      <w:r>
        <w:rPr>
          <w:lang w:val="en-US"/>
        </w:rPr>
        <w:t>Nijboer</w:t>
      </w:r>
      <w:proofErr w:type="spellEnd"/>
      <w:r>
        <w:rPr>
          <w:lang w:val="en-US"/>
        </w:rPr>
        <w:t xml:space="preserve"> et al., 2008). Lastly, </w:t>
      </w:r>
      <w:r>
        <w:rPr>
          <w:i/>
          <w:iCs/>
          <w:lang w:val="en-US"/>
        </w:rPr>
        <w:t>tactile</w:t>
      </w:r>
      <w:r>
        <w:rPr>
          <w:lang w:val="en-US"/>
        </w:rPr>
        <w:t xml:space="preserve"> modalities require a body awareness</w:t>
      </w:r>
      <w:del w:id="249" w:author="Matheus Gonçalves - Powermig" w:date="2022-07-13T12:55:00Z">
        <w:r w:rsidDel="00160E6B">
          <w:rPr>
            <w:lang w:val="en-US"/>
          </w:rPr>
          <w:delText>, which might not be well developed in most children</w:delText>
        </w:r>
      </w:del>
      <w:r>
        <w:rPr>
          <w:lang w:val="en-US"/>
        </w:rPr>
        <w:t xml:space="preserve">, and can become confusing with multiple targets (cite Brouwer and van </w:t>
      </w:r>
      <w:proofErr w:type="spellStart"/>
      <w:r>
        <w:rPr>
          <w:lang w:val="en-US"/>
        </w:rPr>
        <w:t>Erp</w:t>
      </w:r>
      <w:proofErr w:type="spellEnd"/>
      <w:r>
        <w:rPr>
          <w:lang w:val="en-US"/>
        </w:rPr>
        <w:t>, 2010).</w:t>
      </w:r>
    </w:p>
    <w:p w14:paraId="4BEEEB8A" w14:textId="69FE6C30" w:rsidR="00DA2C49" w:rsidRPr="00AD37C0" w:rsidRDefault="00000000">
      <w:pPr>
        <w:pStyle w:val="BodyA"/>
        <w:rPr>
          <w:lang w:val="en-CA"/>
          <w:rPrChange w:id="250" w:author="Matheus Gonçalves - Powermig" w:date="2022-07-13T12:22:00Z">
            <w:rPr/>
          </w:rPrChange>
        </w:rPr>
      </w:pPr>
      <w:r>
        <w:rPr>
          <w:b/>
          <w:bCs/>
          <w:lang w:val="en-US"/>
        </w:rPr>
        <w:t>Number of Stimulus Modalities</w:t>
      </w:r>
      <w:r>
        <w:rPr>
          <w:lang w:val="en-US"/>
        </w:rPr>
        <w:t xml:space="preserve"> - switching between stimulus modalities or having to simultaneously focus on more than one sense might also increase the system</w:t>
      </w:r>
      <w:r>
        <w:rPr>
          <w:rFonts w:ascii="Arial" w:hAnsi="Arial"/>
          <w:rtl/>
          <w:lang w:val="ar-SA"/>
        </w:rPr>
        <w:t>’</w:t>
      </w:r>
      <w:r>
        <w:rPr>
          <w:lang w:val="en-US"/>
        </w:rPr>
        <w:t>s complexity, especially if the different stimulus modalities refer to a different target. An et al. (2014) experimented with two roles of operation</w:t>
      </w:r>
      <w:ins w:id="251" w:author="Matheus Gonçalves - Powermig" w:date="2022-07-13T12:58:00Z">
        <w:r w:rsidR="00400FBE">
          <w:rPr>
            <w:lang w:val="en-US"/>
          </w:rPr>
          <w:t xml:space="preserve"> a</w:t>
        </w:r>
      </w:ins>
      <w:ins w:id="252" w:author="Matheus Gonçalves - Powermig" w:date="2022-07-13T12:59:00Z">
        <w:r w:rsidR="00400FBE">
          <w:rPr>
            <w:lang w:val="en-US"/>
          </w:rPr>
          <w:t>nd each paradigm individually</w:t>
        </w:r>
      </w:ins>
      <w:r>
        <w:rPr>
          <w:lang w:val="en-US"/>
        </w:rPr>
        <w:t>. In the s</w:t>
      </w:r>
      <w:r>
        <w:rPr>
          <w:shd w:val="clear" w:color="auto" w:fill="FFFF00"/>
          <w:lang w:val="en-US"/>
        </w:rPr>
        <w:t>equential mode,</w:t>
      </w:r>
      <w:r>
        <w:rPr>
          <w:lang w:val="en-US"/>
        </w:rPr>
        <w:t xml:space="preserve"> </w:t>
      </w:r>
      <w:del w:id="253" w:author="Matheus Gonçalves - Powermig" w:date="2022-07-13T13:02:00Z">
        <w:r w:rsidDel="00400FBE">
          <w:rPr>
            <w:lang w:val="en-US"/>
          </w:rPr>
          <w:delText xml:space="preserve">where </w:delText>
        </w:r>
      </w:del>
      <w:r>
        <w:rPr>
          <w:lang w:val="en-US"/>
        </w:rPr>
        <w:t>stimuli alternated between visual and auditory repeatedly with different sequences</w:t>
      </w:r>
      <w:ins w:id="254" w:author="Matheus Gonçalves - Powermig" w:date="2022-07-13T13:04:00Z">
        <w:r w:rsidR="00111C71">
          <w:rPr>
            <w:lang w:val="en-US"/>
          </w:rPr>
          <w:t xml:space="preserve"> within 300ms</w:t>
        </w:r>
      </w:ins>
      <w:r>
        <w:rPr>
          <w:lang w:val="en-US"/>
        </w:rPr>
        <w:t>,</w:t>
      </w:r>
      <w:ins w:id="255" w:author="Matheus Gonçalves - Powermig" w:date="2022-07-13T13:02:00Z">
        <w:r w:rsidR="00111C71">
          <w:rPr>
            <w:lang w:val="en-US"/>
          </w:rPr>
          <w:t xml:space="preserve"> so that t</w:t>
        </w:r>
      </w:ins>
      <w:ins w:id="256" w:author="Matheus Gonçalves - Powermig" w:date="2022-07-13T13:05:00Z">
        <w:r w:rsidR="00111C71">
          <w:rPr>
            <w:lang w:val="en-US"/>
          </w:rPr>
          <w:t>wo independent decisions could be made in parallel.</w:t>
        </w:r>
      </w:ins>
      <w:r>
        <w:rPr>
          <w:lang w:val="en-US"/>
        </w:rPr>
        <w:t xml:space="preserve"> </w:t>
      </w:r>
      <w:ins w:id="257" w:author="Matheus Gonçalves - Powermig" w:date="2022-07-13T13:05:00Z">
        <w:r w:rsidR="00111C71">
          <w:rPr>
            <w:lang w:val="en-US"/>
          </w:rPr>
          <w:t xml:space="preserve">The </w:t>
        </w:r>
      </w:ins>
      <w:r>
        <w:rPr>
          <w:lang w:val="en-US"/>
        </w:rPr>
        <w:t xml:space="preserve">participants reported </w:t>
      </w:r>
      <w:del w:id="258" w:author="Matheus Gonçalves - Powermig" w:date="2022-07-13T12:57:00Z">
        <w:r w:rsidDel="00160E6B">
          <w:rPr>
            <w:lang w:val="en-US"/>
          </w:rPr>
          <w:delText>v</w:delText>
        </w:r>
      </w:del>
      <w:r>
        <w:rPr>
          <w:lang w:val="en-US"/>
        </w:rPr>
        <w:t xml:space="preserve">that the modality had a considerably higher workload than the </w:t>
      </w:r>
      <w:r>
        <w:rPr>
          <w:shd w:val="clear" w:color="auto" w:fill="FFFF00"/>
          <w:lang w:val="en-US"/>
        </w:rPr>
        <w:t>simultaneous mode</w:t>
      </w:r>
      <w:r>
        <w:rPr>
          <w:lang w:val="en-US"/>
        </w:rPr>
        <w:t xml:space="preserve"> or the </w:t>
      </w:r>
      <w:r>
        <w:rPr>
          <w:shd w:val="clear" w:color="auto" w:fill="FFFF00"/>
          <w:lang w:val="en-US"/>
        </w:rPr>
        <w:t>individual stimulus modalities</w:t>
      </w:r>
      <w:r>
        <w:rPr>
          <w:lang w:val="en-US"/>
        </w:rPr>
        <w:t>.</w:t>
      </w:r>
      <w:r>
        <w:rPr>
          <w:lang w:val="en-US"/>
        </w:rPr>
        <w:br/>
      </w:r>
      <w:commentRangeStart w:id="259"/>
    </w:p>
    <w:p w14:paraId="68D03A2E" w14:textId="77777777" w:rsidR="00DA2C49" w:rsidRDefault="00000000">
      <w:pPr>
        <w:pStyle w:val="BodyA"/>
        <w:rPr>
          <w:lang w:val="en-US"/>
        </w:rPr>
      </w:pPr>
      <w:r>
        <w:rPr>
          <w:b/>
          <w:bCs/>
          <w:lang w:val="en-US"/>
        </w:rPr>
        <w:t>Built-in correction/confirmation capabilities</w:t>
      </w:r>
      <w:r>
        <w:rPr>
          <w:lang w:val="en-US"/>
        </w:rPr>
        <w:t xml:space="preserve"> - having mechanisms to amend or confirm selections can increase performance. Mousavi et al. (2020) utilized </w:t>
      </w:r>
      <w:proofErr w:type="spellStart"/>
      <w:r>
        <w:rPr>
          <w:lang w:val="en-US"/>
        </w:rPr>
        <w:t>ErrP</w:t>
      </w:r>
      <w:proofErr w:type="spellEnd"/>
      <w:r>
        <w:rPr>
          <w:lang w:val="en-US"/>
        </w:rPr>
        <w:t xml:space="preserve"> to correct MI </w:t>
      </w:r>
      <w:r w:rsidRPr="005121B6">
        <w:rPr>
          <w:lang w:val="en-US"/>
        </w:rPr>
        <w:t>misclassification</w:t>
      </w:r>
      <w:r>
        <w:rPr>
          <w:lang w:val="en-US"/>
        </w:rPr>
        <w:t xml:space="preserve"> and the system had an improvement in accuracy. Similarly, </w:t>
      </w:r>
      <w:proofErr w:type="spellStart"/>
      <w:r>
        <w:rPr>
          <w:lang w:val="en-US"/>
        </w:rPr>
        <w:t>Soekadar</w:t>
      </w:r>
      <w:proofErr w:type="spellEnd"/>
      <w:r>
        <w:rPr>
          <w:lang w:val="en-US"/>
        </w:rPr>
        <w:t xml:space="preserve"> et al. (2015) implemented a task correction with EOG which resulted in a more intentional operation of the system. Fan et al. (2015) implemented confirmation mechanisms before the final selection utilizing SSVEP, resulting in one of the highest evaluated accuracies (99.07%).</w:t>
      </w:r>
      <w:commentRangeEnd w:id="259"/>
      <w:r>
        <w:commentReference w:id="259"/>
      </w:r>
    </w:p>
    <w:p w14:paraId="2C21FF46" w14:textId="77777777" w:rsidR="00DA2C49" w:rsidRPr="00AD37C0" w:rsidRDefault="00000000">
      <w:pPr>
        <w:pStyle w:val="BodyA"/>
        <w:rPr>
          <w:lang w:val="en-CA"/>
          <w:rPrChange w:id="260" w:author="Matheus Gonçalves - Powermig" w:date="2022-07-13T12:22:00Z">
            <w:rPr/>
          </w:rPrChange>
        </w:rPr>
      </w:pPr>
      <w:r>
        <w:rPr>
          <w:noProof/>
        </w:rPr>
        <w:lastRenderedPageBreak/>
        <w:drawing>
          <wp:anchor distT="114300" distB="114300" distL="114300" distR="114300" simplePos="0" relativeHeight="251665408" behindDoc="0" locked="0" layoutInCell="1" allowOverlap="1" wp14:anchorId="409DE80B" wp14:editId="04DBC7C4">
            <wp:simplePos x="0" y="0"/>
            <wp:positionH relativeFrom="column">
              <wp:posOffset>942973</wp:posOffset>
            </wp:positionH>
            <wp:positionV relativeFrom="line">
              <wp:posOffset>1666875</wp:posOffset>
            </wp:positionV>
            <wp:extent cx="4070959" cy="2743200"/>
            <wp:effectExtent l="0" t="0" r="0" b="0"/>
            <wp:wrapTopAndBottom distT="114300" distB="114300"/>
            <wp:docPr id="1073741831" name="officeArt object" descr="image12.png"/>
            <wp:cNvGraphicFramePr/>
            <a:graphic xmlns:a="http://schemas.openxmlformats.org/drawingml/2006/main">
              <a:graphicData uri="http://schemas.openxmlformats.org/drawingml/2006/picture">
                <pic:pic xmlns:pic="http://schemas.openxmlformats.org/drawingml/2006/picture">
                  <pic:nvPicPr>
                    <pic:cNvPr id="1073741831" name="image12.png" descr="image12.png"/>
                    <pic:cNvPicPr>
                      <a:picLocks noChangeAspect="1"/>
                    </pic:cNvPicPr>
                  </pic:nvPicPr>
                  <pic:blipFill>
                    <a:blip r:embed="rId17"/>
                    <a:srcRect l="38" r="38"/>
                    <a:stretch>
                      <a:fillRect/>
                    </a:stretch>
                  </pic:blipFill>
                  <pic:spPr>
                    <a:xfrm>
                      <a:off x="0" y="0"/>
                      <a:ext cx="4070959" cy="2743200"/>
                    </a:xfrm>
                    <a:prstGeom prst="rect">
                      <a:avLst/>
                    </a:prstGeom>
                    <a:ln w="12700" cap="flat">
                      <a:noFill/>
                      <a:miter lim="400000"/>
                    </a:ln>
                    <a:effectLst/>
                  </pic:spPr>
                </pic:pic>
              </a:graphicData>
            </a:graphic>
          </wp:anchor>
        </w:drawing>
      </w:r>
      <w:r>
        <w:rPr>
          <w:b/>
          <w:bCs/>
          <w:lang w:val="en-US"/>
        </w:rPr>
        <w:t>Number of actions before selection</w:t>
      </w:r>
      <w:r>
        <w:rPr>
          <w:lang w:val="en-US"/>
        </w:rPr>
        <w:t xml:space="preserve"> - some systems required multiple sub-tasks before the final selection was completed (i.e., multiple input commands and classifications to make a final selection). Although </w:t>
      </w:r>
      <w:ins w:id="261" w:author="Kim Adams" w:date="2022-07-10T00:07:00Z">
        <w:r>
          <w:rPr>
            <w:lang w:val="en-US"/>
          </w:rPr>
          <w:t xml:space="preserve">it appears </w:t>
        </w:r>
      </w:ins>
      <w:del w:id="262" w:author="Kim Adams" w:date="2022-07-10T00:07:00Z">
        <w:r>
          <w:rPr>
            <w:lang w:val="en-US"/>
          </w:rPr>
          <w:delText xml:space="preserve">data is scarce to draw statistical conclusions, we infer </w:delText>
        </w:r>
      </w:del>
      <w:r>
        <w:rPr>
          <w:lang w:val="en-US"/>
        </w:rPr>
        <w:t xml:space="preserve">that having multiple sub-tasks can add to the robustness of the system, </w:t>
      </w:r>
      <w:ins w:id="263" w:author="Kim Adams" w:date="2022-07-10T00:08:00Z">
        <w:r>
          <w:rPr>
            <w:lang w:val="en-US"/>
          </w:rPr>
          <w:t xml:space="preserve">it could </w:t>
        </w:r>
      </w:ins>
      <w:del w:id="264" w:author="Kim Adams" w:date="2022-07-10T00:08:00Z">
        <w:r>
          <w:rPr>
            <w:lang w:val="en-US"/>
          </w:rPr>
          <w:delText xml:space="preserve">but can </w:delText>
        </w:r>
      </w:del>
      <w:r>
        <w:rPr>
          <w:lang w:val="en-US"/>
        </w:rPr>
        <w:t>also increase its complexity</w:t>
      </w:r>
      <w:del w:id="265" w:author="Kim Adams" w:date="2022-07-10T00:08:00Z">
        <w:r>
          <w:rPr>
            <w:lang w:val="en-US"/>
          </w:rPr>
          <w:delText>, especially for children</w:delText>
        </w:r>
      </w:del>
      <w:r>
        <w:rPr>
          <w:lang w:val="en-US"/>
        </w:rPr>
        <w:t xml:space="preserve">. Most systems in the literature had two sub-tasks, at maximum, as seen in Figure </w:t>
      </w:r>
      <w:commentRangeStart w:id="266"/>
      <w:proofErr w:type="spellStart"/>
      <w:r>
        <w:rPr>
          <w:lang w:val="en-US"/>
        </w:rPr>
        <w:t>X</w:t>
      </w:r>
      <w:commentRangeEnd w:id="266"/>
      <w:r>
        <w:commentReference w:id="266"/>
      </w:r>
      <w:r>
        <w:rPr>
          <w:lang w:val="en-US"/>
        </w:rPr>
        <w:t>x</w:t>
      </w:r>
      <w:proofErr w:type="spellEnd"/>
      <w:r>
        <w:rPr>
          <w:lang w:val="en-US"/>
        </w:rPr>
        <w:t xml:space="preserve">.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14:paraId="6A533C07" w14:textId="77777777" w:rsidR="00DA2C49" w:rsidRDefault="00000000">
      <w:pPr>
        <w:pStyle w:val="BodyA"/>
      </w:pPr>
      <w:r>
        <w:rPr>
          <w:b/>
          <w:bCs/>
          <w:lang w:val="en-US"/>
        </w:rPr>
        <w:t>Includes external inputs</w:t>
      </w:r>
      <w:r>
        <w:rPr>
          <w:lang w:val="ru-RU"/>
        </w:rPr>
        <w:t xml:space="preserve"> -</w:t>
      </w:r>
      <w:commentRangeStart w:id="267"/>
      <w:r>
        <w:rPr>
          <w:lang w:val="en-US"/>
        </w:rPr>
        <w:t xml:space="preserve"> having an external input can facilitate selection if the participant does not have severe impairments. Inputs such as eye trackers, joysticks and buttons add reliability to the system and therefore increase its performance. </w:t>
      </w:r>
      <w:commentRangeEnd w:id="267"/>
      <w:r>
        <w:commentReference w:id="267"/>
      </w:r>
      <w:r>
        <w:rPr>
          <w:lang w:val="en-US"/>
        </w:rPr>
        <w:t xml:space="preserve">Three of the selected papers used external inputs, Mannan et al. (2020) and Brennan et al. (2020) used an eye tracker and </w:t>
      </w:r>
      <w:proofErr w:type="spellStart"/>
      <w:r>
        <w:rPr>
          <w:lang w:val="en-US"/>
        </w:rPr>
        <w:t>Saravanakumar</w:t>
      </w:r>
      <w:proofErr w:type="spellEnd"/>
      <w:r>
        <w:rPr>
          <w:lang w:val="en-US"/>
        </w:rPr>
        <w:t xml:space="preserve"> &amp; Reddy (2019) utilized a </w:t>
      </w:r>
      <w:commentRangeStart w:id="268"/>
      <w:r>
        <w:rPr>
          <w:lang w:val="en-US"/>
        </w:rPr>
        <w:t>vision-based</w:t>
      </w:r>
      <w:commentRangeEnd w:id="268"/>
      <w:r>
        <w:commentReference w:id="268"/>
      </w:r>
      <w:r>
        <w:rPr>
          <w:lang w:val="en-US"/>
        </w:rPr>
        <w:t xml:space="preserve"> eye tracker. Their accuracy results were among the highest (average 96.92%), even when utilized by the nine participants with brain injury from Brennan et al. (2020) (accuracy of 99.14%</w:t>
      </w:r>
      <w:commentRangeStart w:id="269"/>
      <w:r>
        <w:t>).</w:t>
      </w:r>
      <w:commentRangeEnd w:id="269"/>
      <w:r>
        <w:commentReference w:id="269"/>
      </w:r>
    </w:p>
    <w:p w14:paraId="0177B5D3" w14:textId="77777777" w:rsidR="00DA2C49" w:rsidRDefault="00DA2C49">
      <w:pPr>
        <w:pStyle w:val="BodyA"/>
      </w:pPr>
    </w:p>
    <w:p w14:paraId="68870770" w14:textId="77777777" w:rsidR="00DA2C49" w:rsidRPr="00AD37C0" w:rsidRDefault="00000000">
      <w:pPr>
        <w:pStyle w:val="Ttulo2"/>
        <w:rPr>
          <w:lang w:val="en-CA"/>
          <w:rPrChange w:id="270" w:author="Matheus Gonçalves - Powermig" w:date="2022-07-13T12:22:00Z">
            <w:rPr/>
          </w:rPrChange>
        </w:rPr>
      </w:pPr>
      <w:bookmarkStart w:id="271" w:name="_nbxzq6ceew4f"/>
      <w:bookmarkEnd w:id="271"/>
      <w:r>
        <w:rPr>
          <w:lang w:val="en-US"/>
        </w:rPr>
        <w:t>Taxonomy report</w:t>
      </w:r>
    </w:p>
    <w:p w14:paraId="1F353ED7" w14:textId="77777777" w:rsidR="00DA2C49" w:rsidRPr="00AD37C0" w:rsidRDefault="00000000">
      <w:pPr>
        <w:pStyle w:val="BodyA"/>
        <w:rPr>
          <w:lang w:val="en-CA"/>
          <w:rPrChange w:id="272" w:author="Matheus Gonçalves - Powermig" w:date="2022-07-13T12:22:00Z">
            <w:rPr/>
          </w:rPrChange>
        </w:rPr>
      </w:pPr>
      <w:r>
        <w:rPr>
          <w:lang w:val="en-US"/>
        </w:rPr>
        <w:t>Some papers presented more than one variation of system</w:t>
      </w:r>
      <w:del w:id="273" w:author="Kim Adams" w:date="2022-07-10T00:15:00Z">
        <w:r>
          <w:rPr>
            <w:lang w:val="en-US"/>
          </w:rPr>
          <w:delText>s in terms of taxonomy</w:delText>
        </w:r>
      </w:del>
      <w:r>
        <w:rPr>
          <w:lang w:val="en-US"/>
        </w:rPr>
        <w:t xml:space="preserve">. </w:t>
      </w:r>
      <w:ins w:id="274" w:author="Kim Adams" w:date="2022-07-10T00:15:00Z">
        <w:r>
          <w:rPr>
            <w:lang w:val="en-US"/>
          </w:rPr>
          <w:t xml:space="preserve">In the </w:t>
        </w:r>
      </w:ins>
      <w:del w:id="275" w:author="Kim Adams" w:date="2022-07-10T00:15:00Z">
        <w:r>
          <w:rPr>
            <w:lang w:val="en-US"/>
          </w:rPr>
          <w:delText xml:space="preserve">From a total of </w:delText>
        </w:r>
      </w:del>
      <w:r>
        <w:rPr>
          <w:lang w:val="en-US"/>
        </w:rPr>
        <w:t xml:space="preserve">42 papers, 47 systems were </w:t>
      </w:r>
      <w:ins w:id="276" w:author="Kim Adams" w:date="2022-07-10T00:15:00Z">
        <w:r>
          <w:rPr>
            <w:lang w:val="en-US"/>
          </w:rPr>
          <w:t>presented</w:t>
        </w:r>
      </w:ins>
      <w:ins w:id="277" w:author="Kim Adams" w:date="2022-07-10T00:14:00Z">
        <w:del w:id="278" w:author="Kim Adams" w:date="2022-07-10T00:15:00Z">
          <w:r>
            <w:rPr>
              <w:lang w:val="en-US"/>
            </w:rPr>
            <w:delText>used</w:delText>
          </w:r>
        </w:del>
      </w:ins>
      <w:del w:id="279" w:author="Kim Adams" w:date="2022-07-10T00:15:00Z">
        <w:r>
          <w:rPr>
            <w:lang w:val="en-US"/>
          </w:rPr>
          <w:delText>considered</w:delText>
        </w:r>
      </w:del>
      <w:r>
        <w:rPr>
          <w:lang w:val="en-US"/>
        </w:rPr>
        <w:t>.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v</w:t>
      </w:r>
      <w:commentRangeStart w:id="280"/>
      <w:r>
        <w:rPr>
          <w:lang w:val="en-US"/>
        </w:rPr>
        <w:t>aried the role of operation</w:t>
      </w:r>
      <w:commentRangeEnd w:id="280"/>
      <w:r>
        <w:commentReference w:id="280"/>
      </w:r>
      <w:r>
        <w:rPr>
          <w:lang w:val="en-US"/>
        </w:rPr>
        <w:t xml:space="preserve"> (An et al., 2014 &amp; </w:t>
      </w:r>
      <w:proofErr w:type="spellStart"/>
      <w:r>
        <w:rPr>
          <w:lang w:val="en-US"/>
        </w:rPr>
        <w:t>Ahn</w:t>
      </w:r>
      <w:proofErr w:type="spellEnd"/>
      <w:r>
        <w:rPr>
          <w:lang w:val="en-US"/>
        </w:rPr>
        <w:t xml:space="preserve"> et al., 2014).</w:t>
      </w:r>
    </w:p>
    <w:p w14:paraId="372C4FD4" w14:textId="77777777" w:rsidR="00DA2C49" w:rsidRPr="00AD37C0" w:rsidRDefault="00000000">
      <w:pPr>
        <w:pStyle w:val="Ttulo3"/>
        <w:rPr>
          <w:lang w:val="en-CA"/>
          <w:rPrChange w:id="281" w:author="Matheus Gonçalves - Powermig" w:date="2022-07-13T12:22:00Z">
            <w:rPr/>
          </w:rPrChange>
        </w:rPr>
      </w:pPr>
      <w:bookmarkStart w:id="282" w:name="_s1zrehkhcsy0"/>
      <w:bookmarkEnd w:id="282"/>
      <w:r>
        <w:rPr>
          <w:lang w:val="en-US"/>
        </w:rPr>
        <w:lastRenderedPageBreak/>
        <w:t>Diversity of Input</w:t>
      </w:r>
    </w:p>
    <w:p w14:paraId="39FF3F59" w14:textId="77777777" w:rsidR="00DA2C49" w:rsidRPr="00AD37C0" w:rsidRDefault="00000000">
      <w:pPr>
        <w:pStyle w:val="BodyA"/>
        <w:rPr>
          <w:lang w:val="en-CA"/>
          <w:rPrChange w:id="283" w:author="Matheus Gonçalves - Powermig" w:date="2022-07-13T12:22:00Z">
            <w:rPr/>
          </w:rPrChange>
        </w:rPr>
      </w:pPr>
      <w:r>
        <w:rPr>
          <w:noProof/>
        </w:rPr>
        <w:drawing>
          <wp:anchor distT="114300" distB="114300" distL="114300" distR="114300" simplePos="0" relativeHeight="251666432" behindDoc="0" locked="0" layoutInCell="1" allowOverlap="1" wp14:anchorId="7E8B4E8A" wp14:editId="41510802">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8"/>
                    <a:stretch>
                      <a:fillRect/>
                    </a:stretch>
                  </pic:blipFill>
                  <pic:spPr>
                    <a:xfrm>
                      <a:off x="0" y="0"/>
                      <a:ext cx="4704697" cy="2743200"/>
                    </a:xfrm>
                    <a:prstGeom prst="rect">
                      <a:avLst/>
                    </a:prstGeom>
                    <a:ln w="12700" cap="flat">
                      <a:noFill/>
                      <a:miter lim="400000"/>
                    </a:ln>
                    <a:effectLst/>
                  </pic:spPr>
                </pic:pic>
              </a:graphicData>
            </a:graphic>
          </wp:anchor>
        </w:drawing>
      </w:r>
      <w:r>
        <w:rPr>
          <w:lang w:val="en-US"/>
        </w:rPr>
        <w:t>Considering the diversity of input, 36 (76.6%) systems were homogeneous and 11 (23.4%) heterogeneous, as show in figure</w:t>
      </w:r>
      <w:commentRangeStart w:id="284"/>
      <w:r>
        <w:rPr>
          <w:lang w:val="en-US"/>
        </w:rPr>
        <w:t xml:space="preserve"> </w:t>
      </w:r>
      <w:commentRangeEnd w:id="284"/>
      <w:r>
        <w:commentReference w:id="284"/>
      </w:r>
      <w:r>
        <w:rPr>
          <w:lang w:val="en-US"/>
        </w:rPr>
        <w:t xml:space="preserve">X. Thirty of the homogeneous systems used EEG only and the reminder used a multi-brain input approach: two combining EEG and </w:t>
      </w:r>
      <w:proofErr w:type="spellStart"/>
      <w:r>
        <w:rPr>
          <w:lang w:val="en-US"/>
        </w:rPr>
        <w:t>fNIRS</w:t>
      </w:r>
      <w:proofErr w:type="spellEnd"/>
      <w:r>
        <w:rPr>
          <w:lang w:val="en-US"/>
        </w:rPr>
        <w:t xml:space="preserve">, two combining EEG and NIRS, and two combining EEG and </w:t>
      </w:r>
      <w:proofErr w:type="spellStart"/>
      <w:r>
        <w:rPr>
          <w:lang w:val="en-US"/>
        </w:rPr>
        <w:t>fTCD</w:t>
      </w:r>
      <w:proofErr w:type="spellEnd"/>
      <w:r>
        <w:rPr>
          <w:lang w:val="en-US"/>
        </w:rPr>
        <w:t xml:space="preserve">. All the multi-brain input systems only presented offline results. </w:t>
      </w:r>
      <w:del w:id="285" w:author="Kim Adams" w:date="2022-07-10T01:41:00Z">
        <w:r>
          <w:rPr>
            <w:lang w:val="en-US"/>
          </w:rPr>
          <w:delText xml:space="preserve">On the other hand, 11 </w:delText>
        </w:r>
      </w:del>
      <w:ins w:id="286" w:author="Kim Adams" w:date="2022-07-10T01:41:00Z">
        <w:r>
          <w:rPr>
            <w:lang w:val="nl-NL"/>
          </w:rPr>
          <w:t xml:space="preserve">Eleven </w:t>
        </w:r>
      </w:ins>
      <w:r>
        <w:rPr>
          <w:lang w:val="en-US"/>
        </w:rPr>
        <w:t xml:space="preserve">were heterogeneous, </w:t>
      </w:r>
      <w:ins w:id="287" w:author="Kim Adams" w:date="2022-07-10T01:42:00Z">
        <w:r>
          <w:rPr>
            <w:lang w:val="en-US"/>
          </w:rPr>
          <w:t xml:space="preserve">with </w:t>
        </w:r>
      </w:ins>
      <w:del w:id="288" w:author="Kim Adams" w:date="2022-07-10T01:42:00Z">
        <w:r>
          <w:rPr>
            <w:lang w:val="en-US"/>
          </w:rPr>
          <w:delText xml:space="preserve">being </w:delText>
        </w:r>
      </w:del>
      <w:r>
        <w:rPr>
          <w:lang w:val="en-US"/>
        </w:rPr>
        <w:t xml:space="preserve">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w:t>
      </w:r>
      <w:proofErr w:type="spellStart"/>
      <w:r>
        <w:rPr>
          <w:lang w:val="en-US"/>
        </w:rPr>
        <w:t>Saravanakumar</w:t>
      </w:r>
      <w:proofErr w:type="spellEnd"/>
      <w:r>
        <w:rPr>
          <w:lang w:val="en-US"/>
        </w:rPr>
        <w:t xml:space="preserve"> &amp; Reddy (2019) used EOG combined with</w:t>
      </w:r>
      <w:commentRangeStart w:id="289"/>
      <w:r>
        <w:rPr>
          <w:lang w:val="de-DE"/>
        </w:rPr>
        <w:t xml:space="preserve"> VET</w:t>
      </w:r>
      <w:commentRangeEnd w:id="289"/>
      <w:r>
        <w:commentReference w:id="289"/>
      </w:r>
      <w:r>
        <w:rPr>
          <w:lang w:val="en-US"/>
        </w:rPr>
        <w:t>.</w:t>
      </w:r>
    </w:p>
    <w:p w14:paraId="7CFC8ACA" w14:textId="77777777" w:rsidR="00DA2C49" w:rsidRDefault="00DA2C49">
      <w:pPr>
        <w:pStyle w:val="BodyA"/>
        <w:rPr>
          <w:lang w:val="en-US"/>
        </w:rPr>
      </w:pPr>
    </w:p>
    <w:p w14:paraId="7F657358" w14:textId="77777777" w:rsidR="00DA2C49" w:rsidRPr="00AD37C0" w:rsidRDefault="00000000">
      <w:pPr>
        <w:pStyle w:val="Ttulo3"/>
        <w:rPr>
          <w:lang w:val="en-CA"/>
          <w:rPrChange w:id="290" w:author="Matheus Gonçalves - Powermig" w:date="2022-07-13T12:22:00Z">
            <w:rPr/>
          </w:rPrChange>
        </w:rPr>
      </w:pPr>
      <w:bookmarkStart w:id="291" w:name="_bog06t7v3ger"/>
      <w:bookmarkEnd w:id="291"/>
      <w:r>
        <w:rPr>
          <w:lang w:val="en-US"/>
        </w:rPr>
        <w:t xml:space="preserve">Mental Strategy &amp; Brain signal signature </w:t>
      </w:r>
    </w:p>
    <w:p w14:paraId="720702DB" w14:textId="77777777" w:rsidR="00DA2C49" w:rsidRPr="00AD37C0" w:rsidRDefault="00000000">
      <w:pPr>
        <w:pStyle w:val="BodyA"/>
        <w:rPr>
          <w:lang w:val="en-CA"/>
          <w:rPrChange w:id="292" w:author="Matheus Gonçalves - Powermig" w:date="2022-07-13T12:22:00Z">
            <w:rPr/>
          </w:rPrChange>
        </w:rPr>
      </w:pPr>
      <w:r>
        <w:rPr>
          <w:lang w:val="en-US"/>
        </w:rPr>
        <w:t>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µ-rhythms, and one used SMR combined with SCP. The systems with multiple mental strategies mostly used SSEP: six with SMR, one with SMR and µ-rhythm and one with SCP. The other three combined ERP and SMR.</w:t>
      </w:r>
    </w:p>
    <w:p w14:paraId="1205908F" w14:textId="77777777" w:rsidR="00DA2C49" w:rsidRPr="00AD37C0" w:rsidRDefault="00000000">
      <w:pPr>
        <w:pStyle w:val="BodyA"/>
        <w:rPr>
          <w:lang w:val="en-CA"/>
          <w:rPrChange w:id="293" w:author="Matheus Gonçalves - Powermig" w:date="2022-07-13T12:22:00Z">
            <w:rPr/>
          </w:rPrChange>
        </w:rPr>
      </w:pPr>
      <w:r>
        <w:rPr>
          <w:noProof/>
        </w:rPr>
        <w:lastRenderedPageBreak/>
        <w:drawing>
          <wp:anchor distT="114300" distB="114300" distL="114300" distR="114300" simplePos="0" relativeHeight="251667456" behindDoc="0" locked="0" layoutInCell="1" allowOverlap="1" wp14:anchorId="5CAD0293" wp14:editId="7448B709">
            <wp:simplePos x="0" y="0"/>
            <wp:positionH relativeFrom="column">
              <wp:posOffset>1066800</wp:posOffset>
            </wp:positionH>
            <wp:positionV relativeFrom="line">
              <wp:posOffset>1257300</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9"/>
                    <a:stretch>
                      <a:fillRect/>
                    </a:stretch>
                  </pic:blipFill>
                  <pic:spPr>
                    <a:xfrm>
                      <a:off x="0" y="0"/>
                      <a:ext cx="3810000" cy="2743200"/>
                    </a:xfrm>
                    <a:prstGeom prst="rect">
                      <a:avLst/>
                    </a:prstGeom>
                    <a:ln w="12700" cap="flat">
                      <a:noFill/>
                      <a:miter lim="400000"/>
                    </a:ln>
                    <a:effectLst/>
                  </pic:spPr>
                </pic:pic>
              </a:graphicData>
            </a:graphic>
          </wp:anchor>
        </w:drawing>
      </w:r>
      <w:r>
        <w:rPr>
          <w:lang w:val="de-DE"/>
        </w:rPr>
        <w:t>Figure</w:t>
      </w:r>
      <w:commentRangeStart w:id="294"/>
      <w:r>
        <w:rPr>
          <w:lang w:val="en-US"/>
        </w:rPr>
        <w:t xml:space="preserve"> </w:t>
      </w:r>
      <w:commentRangeEnd w:id="294"/>
      <w:r>
        <w:commentReference w:id="294"/>
      </w:r>
      <w:r>
        <w:rPr>
          <w:lang w:val="en-US"/>
        </w:rPr>
        <w:t xml:space="preserve">Y shows the percentage of brain signatures that were used. The total number for each </w:t>
      </w:r>
      <w:ins w:id="295" w:author="Kim Adams" w:date="2022-07-10T01:45:00Z">
        <w:r>
          <w:rPr>
            <w:lang w:val="en-US"/>
          </w:rPr>
          <w:t xml:space="preserve">brain signal </w:t>
        </w:r>
      </w:ins>
      <w:r>
        <w:rPr>
          <w:lang w:val="en-US"/>
        </w:rPr>
        <w:t>signature is represented by the outermost ring, and the combinations made with each signature are represented by the innermost ring.</w:t>
      </w:r>
      <w:commentRangeStart w:id="296"/>
      <w:r>
        <w:rPr>
          <w:lang w:val="en-US"/>
        </w:rPr>
        <w:t xml:space="preserve"> In total, SSEP was the most used, followed by SMR, ERP, µ-rhythms and finally SCP. The signature most largely used by itself was SMR (9 systems), followed by ERP (6 systems) and SSEP (5 systems)</w:t>
      </w:r>
      <w:commentRangeEnd w:id="296"/>
      <w:r>
        <w:commentReference w:id="296"/>
      </w:r>
      <w:r>
        <w:rPr>
          <w:lang w:val="en-US"/>
        </w:rPr>
        <w:t xml:space="preserve">. The other brain signatures were always combined with other signatures. All the systems using µ-rhythms had SMR as well, therefore, the SMR combination </w:t>
      </w:r>
      <w:ins w:id="297" w:author="Kim Adams" w:date="2022-07-10T01:46:00Z">
        <w:r>
          <w:rPr>
            <w:lang w:val="en-US"/>
          </w:rPr>
          <w:t xml:space="preserve">is </w:t>
        </w:r>
      </w:ins>
      <w:del w:id="298" w:author="Kim Adams" w:date="2022-07-10T01:46:00Z">
        <w:r>
          <w:rPr>
            <w:lang w:val="en-US"/>
          </w:rPr>
          <w:delText xml:space="preserve">was </w:delText>
        </w:r>
      </w:del>
      <w:r>
        <w:rPr>
          <w:lang w:val="en-US"/>
        </w:rPr>
        <w:t xml:space="preserve">not represented in the </w:t>
      </w:r>
      <w:ins w:id="299" w:author="Kim Adams" w:date="2022-07-10T01:46:00Z">
        <w:r>
          <w:rPr>
            <w:lang w:val="fr-FR"/>
          </w:rPr>
          <w:t>figure</w:t>
        </w:r>
      </w:ins>
      <w:del w:id="300" w:author="Kim Adams" w:date="2022-07-10T01:46:00Z">
        <w:r>
          <w:rPr>
            <w:lang w:val="fr-FR"/>
          </w:rPr>
          <w:delText>graph</w:delText>
        </w:r>
      </w:del>
      <w:r>
        <w:rPr>
          <w:lang w:val="en-US"/>
        </w:rPr>
        <w:t>.</w:t>
      </w:r>
    </w:p>
    <w:p w14:paraId="1C8CC56E" w14:textId="77777777" w:rsidR="00DA2C49" w:rsidRDefault="00DA2C49">
      <w:pPr>
        <w:pStyle w:val="BodyA"/>
        <w:rPr>
          <w:lang w:val="en-US"/>
        </w:rPr>
      </w:pPr>
    </w:p>
    <w:p w14:paraId="5F7EC575" w14:textId="77777777" w:rsidR="00DA2C49" w:rsidRDefault="00000000">
      <w:pPr>
        <w:pStyle w:val="Ttulo3"/>
        <w:rPr>
          <w:lang w:val="en-US"/>
        </w:rPr>
      </w:pPr>
      <w:bookmarkStart w:id="301" w:name="_gqlws7d78u8x"/>
      <w:bookmarkEnd w:id="301"/>
      <w:r>
        <w:rPr>
          <w:lang w:val="en-US"/>
        </w:rPr>
        <w:t>Stimulus modality</w:t>
      </w:r>
    </w:p>
    <w:p w14:paraId="1D69F1B2" w14:textId="77777777" w:rsidR="00DA2C49" w:rsidRPr="00AD37C0" w:rsidRDefault="00000000">
      <w:pPr>
        <w:pStyle w:val="BodyA"/>
        <w:rPr>
          <w:lang w:val="en-CA"/>
          <w:rPrChange w:id="302" w:author="Matheus Gonçalves - Powermig" w:date="2022-07-13T12:22:00Z">
            <w:rPr/>
          </w:rPrChange>
        </w:rPr>
      </w:pPr>
      <w:r>
        <w:rPr>
          <w:lang w:val="it-IT"/>
        </w:rPr>
        <w:t xml:space="preserve">Figure </w:t>
      </w:r>
      <w:commentRangeStart w:id="303"/>
      <w:r>
        <w:rPr>
          <w:lang w:val="en-US"/>
        </w:rPr>
        <w:t>AA</w:t>
      </w:r>
      <w:commentRangeEnd w:id="303"/>
      <w:r>
        <w:commentReference w:id="303"/>
      </w:r>
      <w:r>
        <w:rPr>
          <w:lang w:val="en-US"/>
        </w:rPr>
        <w:t xml:space="preserve"> shows how the stimulus modalities were distributed for the considered systems. The two most utilized stimulus modalities were visual and operant. Twenty of the 47 systems were purely visual, and </w:t>
      </w:r>
      <w:commentRangeStart w:id="304"/>
      <w:r>
        <w:rPr>
          <w:lang w:val="en-US"/>
        </w:rPr>
        <w:t>5</w:t>
      </w:r>
      <w:commentRangeEnd w:id="304"/>
      <w:r>
        <w:commentReference w:id="304"/>
      </w:r>
      <w:r>
        <w:rPr>
          <w:lang w:val="en-US"/>
        </w:rPr>
        <w:t>1.6% of the total had visual stimulus combinations.</w:t>
      </w:r>
      <w:commentRangeStart w:id="305"/>
      <w:r>
        <w:rPr>
          <w:lang w:val="en-US"/>
        </w:rPr>
        <w:t xml:space="preserve"> Ten systems were based on operant stimuli and 35.5% of systems included operant stimuli.</w:t>
      </w:r>
      <w:commentRangeEnd w:id="305"/>
      <w:r>
        <w:commentReference w:id="305"/>
      </w:r>
      <w:r>
        <w:rPr>
          <w:lang w:val="en-US"/>
        </w:rPr>
        <w:t xml:space="preserve">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14:paraId="09E9DF94" w14:textId="77777777" w:rsidR="00DA2C49" w:rsidRPr="00AD37C0" w:rsidRDefault="00000000">
      <w:pPr>
        <w:pStyle w:val="BodyA"/>
        <w:rPr>
          <w:lang w:val="en-CA"/>
          <w:rPrChange w:id="306" w:author="Matheus Gonçalves - Powermig" w:date="2022-07-13T12:22:00Z">
            <w:rPr/>
          </w:rPrChange>
        </w:rPr>
      </w:pPr>
      <w:r>
        <w:rPr>
          <w:noProof/>
        </w:rPr>
        <w:lastRenderedPageBreak/>
        <w:drawing>
          <wp:anchor distT="114300" distB="114300" distL="114300" distR="114300" simplePos="0" relativeHeight="251668480" behindDoc="0" locked="0" layoutInCell="1" allowOverlap="1" wp14:anchorId="24A2DB38" wp14:editId="16C0AC1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20"/>
                    <a:stretch>
                      <a:fillRect/>
                    </a:stretch>
                  </pic:blipFill>
                  <pic:spPr>
                    <a:xfrm>
                      <a:off x="0" y="0"/>
                      <a:ext cx="3761772" cy="2743200"/>
                    </a:xfrm>
                    <a:prstGeom prst="rect">
                      <a:avLst/>
                    </a:prstGeom>
                    <a:ln w="12700" cap="flat">
                      <a:noFill/>
                      <a:miter lim="400000"/>
                    </a:ln>
                    <a:effectLst/>
                  </pic:spPr>
                </pic:pic>
              </a:graphicData>
            </a:graphic>
          </wp:anchor>
        </w:drawing>
      </w:r>
    </w:p>
    <w:p w14:paraId="6C32DD45" w14:textId="77777777" w:rsidR="00DA2C49" w:rsidRPr="00AD37C0" w:rsidRDefault="00000000">
      <w:pPr>
        <w:pStyle w:val="Ttulo3"/>
        <w:rPr>
          <w:lang w:val="en-CA"/>
          <w:rPrChange w:id="307" w:author="Matheus Gonçalves - Powermig" w:date="2022-07-13T12:22:00Z">
            <w:rPr/>
          </w:rPrChange>
        </w:rPr>
      </w:pPr>
      <w:bookmarkStart w:id="308" w:name="_zg8bg9youf"/>
      <w:bookmarkEnd w:id="308"/>
      <w:r>
        <w:rPr>
          <w:lang w:val="en-US"/>
        </w:rPr>
        <w:t>Role of operation</w:t>
      </w:r>
    </w:p>
    <w:p w14:paraId="765F9C38" w14:textId="77777777" w:rsidR="00DA2C49" w:rsidRPr="00AD37C0" w:rsidRDefault="00000000">
      <w:pPr>
        <w:pStyle w:val="BodyA"/>
        <w:rPr>
          <w:lang w:val="en-CA"/>
          <w:rPrChange w:id="309" w:author="Matheus Gonçalves - Powermig" w:date="2022-07-13T12:22:00Z">
            <w:rPr/>
          </w:rPrChange>
        </w:rPr>
      </w:pPr>
      <w:r>
        <w:rPr>
          <w:lang w:val="en-US"/>
        </w:rPr>
        <w:t xml:space="preserve">Almost 60% of systems were simultaneous in their role of operation, totaling 29 systems. Eighteen were sequential, </w:t>
      </w:r>
      <w:ins w:id="310" w:author="Kim Adams" w:date="2022-07-10T01:50:00Z">
        <w:r>
          <w:rPr>
            <w:lang w:val="en-US"/>
          </w:rPr>
          <w:t xml:space="preserve">including </w:t>
        </w:r>
      </w:ins>
      <w:del w:id="311" w:author="Kim Adams" w:date="2022-07-10T01:50:00Z">
        <w:r>
          <w:rPr>
            <w:lang w:val="en-US"/>
          </w:rPr>
          <w:delText xml:space="preserve">being </w:delText>
        </w:r>
      </w:del>
      <w:r>
        <w:rPr>
          <w:lang w:val="en-US"/>
        </w:rPr>
        <w:t xml:space="preserve">five sequential-selectors (Lee et al. 2018, Yang et al. 2020, Fan et al. 2015, Ko et al. 2020 and Long et al. 2012) and two sequential-switching systems (Li et al. 2018 and Yu et al. 2017), as shown in Figure </w:t>
      </w:r>
      <w:commentRangeStart w:id="312"/>
      <w:r>
        <w:rPr>
          <w:lang w:val="en-US"/>
        </w:rPr>
        <w:t>BB</w:t>
      </w:r>
      <w:commentRangeEnd w:id="312"/>
      <w:r>
        <w:commentReference w:id="312"/>
      </w:r>
      <w:r>
        <w:rPr>
          <w:lang w:val="en-US"/>
        </w:rPr>
        <w:t>.</w:t>
      </w:r>
    </w:p>
    <w:p w14:paraId="09DFDDE7" w14:textId="77777777" w:rsidR="00DA2C49" w:rsidRPr="00AD37C0" w:rsidRDefault="00000000">
      <w:pPr>
        <w:pStyle w:val="BodyA"/>
        <w:rPr>
          <w:lang w:val="en-CA"/>
          <w:rPrChange w:id="313" w:author="Matheus Gonçalves - Powermig" w:date="2022-07-13T12:22:00Z">
            <w:rPr/>
          </w:rPrChange>
        </w:rPr>
      </w:pPr>
      <w:r>
        <w:rPr>
          <w:noProof/>
        </w:rPr>
        <w:drawing>
          <wp:anchor distT="114300" distB="114300" distL="114300" distR="114300" simplePos="0" relativeHeight="251669504" behindDoc="0" locked="0" layoutInCell="1" allowOverlap="1" wp14:anchorId="7895CEE8" wp14:editId="262F861B">
            <wp:simplePos x="0" y="0"/>
            <wp:positionH relativeFrom="column">
              <wp:posOffset>857250</wp:posOffset>
            </wp:positionH>
            <wp:positionV relativeFrom="line">
              <wp:posOffset>153225</wp:posOffset>
            </wp:positionV>
            <wp:extent cx="4235344" cy="2743200"/>
            <wp:effectExtent l="0" t="0" r="0" b="0"/>
            <wp:wrapTopAndBottom distT="114300" distB="114300"/>
            <wp:docPr id="1073741835" name="officeArt object" descr="image1.png"/>
            <wp:cNvGraphicFramePr/>
            <a:graphic xmlns:a="http://schemas.openxmlformats.org/drawingml/2006/main">
              <a:graphicData uri="http://schemas.openxmlformats.org/drawingml/2006/picture">
                <pic:pic xmlns:pic="http://schemas.openxmlformats.org/drawingml/2006/picture">
                  <pic:nvPicPr>
                    <pic:cNvPr id="1073741835" name="image1.png" descr="image1.png"/>
                    <pic:cNvPicPr>
                      <a:picLocks noChangeAspect="1"/>
                    </pic:cNvPicPr>
                  </pic:nvPicPr>
                  <pic:blipFill>
                    <a:blip r:embed="rId21"/>
                    <a:srcRect t="393" b="393"/>
                    <a:stretch>
                      <a:fillRect/>
                    </a:stretch>
                  </pic:blipFill>
                  <pic:spPr>
                    <a:xfrm>
                      <a:off x="0" y="0"/>
                      <a:ext cx="4235344" cy="2743200"/>
                    </a:xfrm>
                    <a:prstGeom prst="rect">
                      <a:avLst/>
                    </a:prstGeom>
                    <a:ln w="12700" cap="flat">
                      <a:noFill/>
                      <a:miter lim="400000"/>
                    </a:ln>
                    <a:effectLst/>
                  </pic:spPr>
                </pic:pic>
              </a:graphicData>
            </a:graphic>
          </wp:anchor>
        </w:drawing>
      </w:r>
    </w:p>
    <w:p w14:paraId="6C50A3C2" w14:textId="77777777" w:rsidR="00DA2C49" w:rsidRPr="00AD37C0" w:rsidRDefault="00000000">
      <w:pPr>
        <w:pStyle w:val="Ttulo3"/>
        <w:rPr>
          <w:lang w:val="en-CA"/>
          <w:rPrChange w:id="314" w:author="Matheus Gonçalves - Powermig" w:date="2022-07-13T12:22:00Z">
            <w:rPr/>
          </w:rPrChange>
        </w:rPr>
      </w:pPr>
      <w:bookmarkStart w:id="315" w:name="_gc56yy9ine0m"/>
      <w:bookmarkEnd w:id="315"/>
      <w:r>
        <w:rPr>
          <w:lang w:val="en-US"/>
        </w:rPr>
        <w:lastRenderedPageBreak/>
        <w:t>Mode of operation</w:t>
      </w:r>
    </w:p>
    <w:p w14:paraId="6CA73632" w14:textId="77777777" w:rsidR="00DA2C49" w:rsidRPr="00AD37C0" w:rsidRDefault="00000000">
      <w:pPr>
        <w:pStyle w:val="BodyA"/>
        <w:rPr>
          <w:lang w:val="en-CA"/>
          <w:rPrChange w:id="316" w:author="Matheus Gonçalves - Powermig" w:date="2022-07-13T12:22:00Z">
            <w:rPr/>
          </w:rPrChange>
        </w:rPr>
      </w:pPr>
      <w:r>
        <w:rPr>
          <w:lang w:val="en-US"/>
        </w:rPr>
        <w:t xml:space="preserve">Most experiments relied on cues, using the synchronous mode of operation. Ten had asynchronous modalities, where the participant could self-pace his selections. Zhang et al. (2019) was the only experiment to </w:t>
      </w:r>
      <w:proofErr w:type="spellStart"/>
      <w:r>
        <w:rPr>
          <w:lang w:val="en-US"/>
        </w:rPr>
        <w:t>utlize</w:t>
      </w:r>
      <w:proofErr w:type="spellEnd"/>
      <w:r>
        <w:rPr>
          <w:lang w:val="en-US"/>
        </w:rPr>
        <w:t xml:space="preserve"> both synchronous and asynchronous. Due to its multi-</w:t>
      </w:r>
      <w:proofErr w:type="spellStart"/>
      <w:r>
        <w:rPr>
          <w:lang w:val="en-US"/>
        </w:rPr>
        <w:t>intput</w:t>
      </w:r>
      <w:proofErr w:type="spellEnd"/>
      <w:r>
        <w:rPr>
          <w:lang w:val="en-US"/>
        </w:rPr>
        <w:t xml:space="preserve"> nature, Zhang and colleagues allowed the EOG and EMG to operate asynchronously, and when switched to EEG mode, the system </w:t>
      </w:r>
      <w:del w:id="317" w:author="Kim Adams" w:date="2022-07-10T01:51:00Z">
        <w:r>
          <w:rPr>
            <w:lang w:val="en-US"/>
          </w:rPr>
          <w:delText xml:space="preserve">would </w:delText>
        </w:r>
      </w:del>
      <w:r>
        <w:rPr>
          <w:lang w:val="it-IT"/>
        </w:rPr>
        <w:t>alternate</w:t>
      </w:r>
      <w:commentRangeStart w:id="318"/>
      <w:ins w:id="319" w:author="Kim Adams" w:date="2022-07-10T01:51:00Z">
        <w:r>
          <w:rPr>
            <w:lang w:val="en-US"/>
          </w:rPr>
          <w:t>d</w:t>
        </w:r>
      </w:ins>
      <w:commentRangeEnd w:id="318"/>
      <w:r>
        <w:commentReference w:id="318"/>
      </w:r>
      <w:r>
        <w:rPr>
          <w:lang w:val="en-US"/>
        </w:rPr>
        <w:t xml:space="preserve"> to synchronous</w:t>
      </w:r>
      <w:commentRangeStart w:id="320"/>
      <w:r>
        <w:rPr>
          <w:lang w:val="en-US"/>
        </w:rPr>
        <w:t>.</w:t>
      </w:r>
      <w:ins w:id="321" w:author="Kim Adams" w:date="2022-07-10T02:28:00Z">
        <w:r>
          <w:rPr>
            <w:lang w:val="en-US"/>
          </w:rPr>
          <w:t xml:space="preserve"> </w:t>
        </w:r>
      </w:ins>
      <w:commentRangeEnd w:id="320"/>
      <w:r>
        <w:commentReference w:id="320"/>
      </w:r>
    </w:p>
    <w:p w14:paraId="1E33710B" w14:textId="77777777" w:rsidR="00DA2C49" w:rsidRPr="00AD37C0" w:rsidRDefault="00000000">
      <w:pPr>
        <w:pStyle w:val="BodyA"/>
        <w:rPr>
          <w:lang w:val="en-CA"/>
          <w:rPrChange w:id="322" w:author="Matheus Gonçalves - Powermig" w:date="2022-07-13T12:22:00Z">
            <w:rPr/>
          </w:rPrChange>
        </w:rPr>
      </w:pPr>
      <w:r>
        <w:rPr>
          <w:noProof/>
        </w:rPr>
        <w:drawing>
          <wp:anchor distT="114300" distB="114300" distL="114300" distR="114300" simplePos="0" relativeHeight="251670528" behindDoc="0" locked="0" layoutInCell="1" allowOverlap="1" wp14:anchorId="08387BF9" wp14:editId="79F8C1D7">
            <wp:simplePos x="0" y="0"/>
            <wp:positionH relativeFrom="column">
              <wp:posOffset>914400</wp:posOffset>
            </wp:positionH>
            <wp:positionV relativeFrom="line">
              <wp:posOffset>164511</wp:posOffset>
            </wp:positionV>
            <wp:extent cx="4127500" cy="2743200"/>
            <wp:effectExtent l="0" t="0" r="0" b="0"/>
            <wp:wrapTopAndBottom distT="114300" distB="114300"/>
            <wp:docPr id="1073741836" name="officeArt object" descr="image4.png"/>
            <wp:cNvGraphicFramePr/>
            <a:graphic xmlns:a="http://schemas.openxmlformats.org/drawingml/2006/main">
              <a:graphicData uri="http://schemas.openxmlformats.org/drawingml/2006/picture">
                <pic:pic xmlns:pic="http://schemas.openxmlformats.org/drawingml/2006/picture">
                  <pic:nvPicPr>
                    <pic:cNvPr id="1073741836" name="image4.png" descr="image4.png"/>
                    <pic:cNvPicPr>
                      <a:picLocks noChangeAspect="1"/>
                    </pic:cNvPicPr>
                  </pic:nvPicPr>
                  <pic:blipFill>
                    <a:blip r:embed="rId22"/>
                    <a:stretch>
                      <a:fillRect/>
                    </a:stretch>
                  </pic:blipFill>
                  <pic:spPr>
                    <a:xfrm>
                      <a:off x="0" y="0"/>
                      <a:ext cx="4127500" cy="2743200"/>
                    </a:xfrm>
                    <a:prstGeom prst="rect">
                      <a:avLst/>
                    </a:prstGeom>
                    <a:ln w="12700" cap="flat">
                      <a:noFill/>
                      <a:miter lim="400000"/>
                    </a:ln>
                    <a:effectLst/>
                  </pic:spPr>
                </pic:pic>
              </a:graphicData>
            </a:graphic>
          </wp:anchor>
        </w:drawing>
      </w:r>
    </w:p>
    <w:p w14:paraId="368475E8" w14:textId="77777777" w:rsidR="00DA2C49" w:rsidRPr="00AD37C0" w:rsidRDefault="00000000">
      <w:pPr>
        <w:pStyle w:val="Ttulo3"/>
        <w:rPr>
          <w:lang w:val="en-CA"/>
          <w:rPrChange w:id="323" w:author="Matheus Gonçalves - Powermig" w:date="2022-07-13T12:22:00Z">
            <w:rPr/>
          </w:rPrChange>
        </w:rPr>
      </w:pPr>
      <w:bookmarkStart w:id="324" w:name="_k799etq8kwy9"/>
      <w:bookmarkEnd w:id="324"/>
      <w:r>
        <w:rPr>
          <w:lang w:val="en-US"/>
        </w:rPr>
        <w:t>Task Categories</w:t>
      </w:r>
      <w:r>
        <w:rPr>
          <w:lang w:val="en-US"/>
        </w:rPr>
        <w:br/>
      </w:r>
      <w:commentRangeStart w:id="325"/>
    </w:p>
    <w:p w14:paraId="12AC26FE" w14:textId="77777777" w:rsidR="00DA2C49" w:rsidRPr="00AD37C0" w:rsidRDefault="00000000">
      <w:pPr>
        <w:pStyle w:val="BodyA"/>
        <w:rPr>
          <w:ins w:id="326" w:author="Matheus Gonçalves - Powermig" w:date="2022-07-12T12:47:00Z"/>
          <w:lang w:val="en-CA"/>
          <w:rPrChange w:id="327" w:author="Matheus Gonçalves - Powermig" w:date="2022-07-13T12:22:00Z">
            <w:rPr>
              <w:ins w:id="328" w:author="Matheus Gonçalves - Powermig" w:date="2022-07-12T12:47:00Z"/>
            </w:rPr>
          </w:rPrChange>
        </w:rPr>
      </w:pPr>
      <w:r>
        <w:rPr>
          <w:lang w:val="en-US"/>
        </w:rPr>
        <w:t>It is very common in the BCI field to have systems that only test the paradigm and its classification without any application.</w:t>
      </w:r>
      <w:commentRangeEnd w:id="325"/>
      <w:r>
        <w:commentReference w:id="325"/>
      </w:r>
      <w:r>
        <w:rPr>
          <w:lang w:val="en-US"/>
        </w:rPr>
        <w:t xml:space="preserve"> For the selected </w:t>
      </w:r>
      <w:proofErr w:type="spellStart"/>
      <w:r>
        <w:rPr>
          <w:lang w:val="en-US"/>
        </w:rPr>
        <w:t>hBCI</w:t>
      </w:r>
      <w:proofErr w:type="spellEnd"/>
      <w:r>
        <w:rPr>
          <w:lang w:val="en-US"/>
        </w:rPr>
        <w:t xml:space="preserve">, </w:t>
      </w:r>
      <w:commentRangeStart w:id="329"/>
      <w:r>
        <w:rPr>
          <w:lang w:val="en-US"/>
        </w:rPr>
        <w:t>3</w:t>
      </w:r>
      <w:commentRangeEnd w:id="329"/>
      <w:r>
        <w:commentReference w:id="329"/>
      </w:r>
      <w:r>
        <w:rPr>
          <w:lang w:val="en-US"/>
        </w:rPr>
        <w:t>8.3% of systems did not control any device or external task</w:t>
      </w:r>
      <w:commentRangeStart w:id="330"/>
      <w:r>
        <w:rPr>
          <w:lang w:val="en-US"/>
        </w:rPr>
        <w:t>.</w:t>
      </w:r>
      <w:commentRangeEnd w:id="330"/>
      <w:r>
        <w:commentReference w:id="330"/>
      </w:r>
      <w:r>
        <w:rPr>
          <w:lang w:val="en-US"/>
        </w:rPr>
        <w:t xml:space="preserve"> The most common application was for spellers </w:t>
      </w:r>
      <w:commentRangeStart w:id="331"/>
      <w:r>
        <w:rPr>
          <w:lang w:val="en-US"/>
        </w:rPr>
        <w:t>with thirteen systems attempting to improve its performance.</w:t>
      </w:r>
      <w:commentRangeEnd w:id="331"/>
      <w:r>
        <w:commentReference w:id="331"/>
      </w:r>
      <w:r>
        <w:rPr>
          <w:lang w:val="en-US"/>
        </w:rPr>
        <w:t xml:space="preserve"> Six articles controlled devices </w:t>
      </w:r>
      <w:ins w:id="332" w:author="Kim Adams" w:date="2022-07-10T01:56:00Z">
        <w:r>
          <w:rPr>
            <w:lang w:val="en-US"/>
          </w:rPr>
          <w:t xml:space="preserve">that were </w:t>
        </w:r>
      </w:ins>
      <w:del w:id="333" w:author="Kim Adams" w:date="2022-07-10T01:56:00Z">
        <w:r>
          <w:rPr>
            <w:lang w:val="en-US"/>
          </w:rPr>
          <w:delText xml:space="preserve">with </w:delText>
        </w:r>
      </w:del>
      <w:r>
        <w:rPr>
          <w:lang w:val="en-US"/>
        </w:rPr>
        <w:t>displace</w:t>
      </w:r>
      <w:commentRangeStart w:id="334"/>
      <w:ins w:id="335" w:author="Kim Adams" w:date="2022-07-10T01:57:00Z">
        <w:r>
          <w:rPr>
            <w:lang w:val="en-US"/>
          </w:rPr>
          <w:t>d</w:t>
        </w:r>
      </w:ins>
      <w:commentRangeEnd w:id="334"/>
      <w:r>
        <w:commentReference w:id="334"/>
      </w:r>
      <w:del w:id="336" w:author="Kim Adams" w:date="2022-07-10T01:57:00Z">
        <w:r>
          <w:rPr>
            <w:lang w:val="en-US"/>
          </w:rPr>
          <w:delText>ment</w:delText>
        </w:r>
      </w:del>
      <w:r>
        <w:rPr>
          <w:lang w:val="en-US"/>
        </w:rPr>
        <w:t xml:space="preserve"> such as drones, wheelchairs and other vehicles (physical or simulated). Four implemented cursors or games, four controlled robotic devices and two </w:t>
      </w:r>
      <w:commentRangeStart w:id="337"/>
      <w:r>
        <w:rPr>
          <w:lang w:val="en-US"/>
        </w:rPr>
        <w:t>developed</w:t>
      </w:r>
      <w:commentRangeEnd w:id="337"/>
      <w:r>
        <w:commentReference w:id="337"/>
      </w:r>
      <w:r>
        <w:rPr>
          <w:lang w:val="en-US"/>
        </w:rPr>
        <w:t xml:space="preserve"> home automation systems</w:t>
      </w:r>
      <w:commentRangeStart w:id="338"/>
      <w:r>
        <w:rPr>
          <w:lang w:val="en-US"/>
        </w:rPr>
        <w:t>.</w:t>
      </w:r>
      <w:commentRangeEnd w:id="338"/>
      <w:r>
        <w:commentReference w:id="338"/>
      </w:r>
    </w:p>
    <w:p w14:paraId="083A4582" w14:textId="77777777" w:rsidR="00DA2C49" w:rsidRDefault="00000000">
      <w:pPr>
        <w:pStyle w:val="BodyA"/>
        <w:rPr>
          <w:strike/>
          <w:lang w:val="en-US"/>
        </w:rPr>
      </w:pPr>
      <w:ins w:id="339" w:author="Matheus Gonçalves - Powermig" w:date="2022-07-12T12:47:00Z">
        <w:r>
          <w:rPr>
            <w:lang w:val="en-US"/>
          </w:rPr>
          <w:t xml:space="preserve">The user interaction indicated which tools were offered so that the user could have more reliable communication with the </w:t>
        </w:r>
        <w:proofErr w:type="spellStart"/>
        <w:r>
          <w:rPr>
            <w:lang w:val="en-US"/>
          </w:rPr>
          <w:t>hBCI</w:t>
        </w:r>
        <w:proofErr w:type="spellEnd"/>
        <w:r>
          <w:rPr>
            <w:lang w:val="en-US"/>
          </w:rPr>
          <w:t xml:space="preserve">. It had a </w:t>
        </w:r>
        <w:commentRangeStart w:id="340"/>
        <w:r>
          <w:rPr>
            <w:lang w:val="en-US"/>
          </w:rPr>
          <w:t xml:space="preserve">greater </w:t>
        </w:r>
      </w:ins>
      <w:commentRangeEnd w:id="340"/>
      <w:r>
        <w:commentReference w:id="340"/>
      </w:r>
      <w:ins w:id="341" w:author="Matheus Gonçalves - Powermig" w:date="2022-07-12T12:47:00Z">
        <w:r>
          <w:rPr>
            <w:lang w:val="en-US"/>
          </w:rPr>
          <w:t>impact on the efficiency of the system.</w:t>
        </w:r>
      </w:ins>
    </w:p>
    <w:p w14:paraId="345D570B" w14:textId="77777777" w:rsidR="00DA2C49" w:rsidRPr="00AD37C0" w:rsidRDefault="00000000">
      <w:pPr>
        <w:pStyle w:val="BodyA"/>
        <w:rPr>
          <w:lang w:val="en-CA"/>
          <w:rPrChange w:id="342" w:author="Matheus Gonçalves - Powermig" w:date="2022-07-13T12:22:00Z">
            <w:rPr/>
          </w:rPrChange>
        </w:rPr>
      </w:pPr>
      <w:r>
        <w:rPr>
          <w:noProof/>
        </w:rPr>
        <w:lastRenderedPageBreak/>
        <w:drawing>
          <wp:anchor distT="114300" distB="114300" distL="114300" distR="114300" simplePos="0" relativeHeight="251671552" behindDoc="0" locked="0" layoutInCell="1" allowOverlap="1" wp14:anchorId="573152C2" wp14:editId="1A40CDD8">
            <wp:simplePos x="0" y="0"/>
            <wp:positionH relativeFrom="column">
              <wp:posOffset>657225</wp:posOffset>
            </wp:positionH>
            <wp:positionV relativeFrom="line">
              <wp:posOffset>114300</wp:posOffset>
            </wp:positionV>
            <wp:extent cx="4631377" cy="2743200"/>
            <wp:effectExtent l="0" t="0" r="0" b="0"/>
            <wp:wrapTopAndBottom distT="114300" distB="114300"/>
            <wp:docPr id="1073741837" name="officeArt object" descr="image3.png"/>
            <wp:cNvGraphicFramePr/>
            <a:graphic xmlns:a="http://schemas.openxmlformats.org/drawingml/2006/main">
              <a:graphicData uri="http://schemas.openxmlformats.org/drawingml/2006/picture">
                <pic:pic xmlns:pic="http://schemas.openxmlformats.org/drawingml/2006/picture">
                  <pic:nvPicPr>
                    <pic:cNvPr id="1073741837" name="image3.png" descr="image3.png"/>
                    <pic:cNvPicPr>
                      <a:picLocks noChangeAspect="1"/>
                    </pic:cNvPicPr>
                  </pic:nvPicPr>
                  <pic:blipFill>
                    <a:blip r:embed="rId23"/>
                    <a:stretch>
                      <a:fillRect/>
                    </a:stretch>
                  </pic:blipFill>
                  <pic:spPr>
                    <a:xfrm>
                      <a:off x="0" y="0"/>
                      <a:ext cx="4631377" cy="2743200"/>
                    </a:xfrm>
                    <a:prstGeom prst="rect">
                      <a:avLst/>
                    </a:prstGeom>
                    <a:ln w="12700" cap="flat">
                      <a:noFill/>
                      <a:miter lim="400000"/>
                    </a:ln>
                    <a:effectLst/>
                  </pic:spPr>
                </pic:pic>
              </a:graphicData>
            </a:graphic>
          </wp:anchor>
        </w:drawing>
      </w:r>
    </w:p>
    <w:p w14:paraId="7BE115BD" w14:textId="77777777" w:rsidR="00DA2C49" w:rsidRDefault="00000000">
      <w:pPr>
        <w:pStyle w:val="BodyA"/>
        <w:rPr>
          <w:lang w:val="en-US"/>
        </w:rPr>
      </w:pPr>
      <w:r>
        <w:rPr>
          <w:lang w:val="en-US"/>
        </w:rPr>
        <w:t>Things about kids to pay attention to:</w:t>
      </w:r>
    </w:p>
    <w:p w14:paraId="050BDE36" w14:textId="77777777" w:rsidR="00DA2C49" w:rsidRDefault="00000000">
      <w:pPr>
        <w:pStyle w:val="BodyA"/>
        <w:rPr>
          <w:strike/>
          <w:lang w:val="en-US"/>
        </w:rPr>
      </w:pPr>
      <w:r>
        <w:rPr>
          <w:strike/>
          <w:lang w:val="en-US"/>
        </w:rPr>
        <w:t>- System complexity of use:</w:t>
      </w:r>
    </w:p>
    <w:p w14:paraId="33587C7C" w14:textId="77777777" w:rsidR="00DA2C49" w:rsidRDefault="00000000">
      <w:pPr>
        <w:pStyle w:val="BodyA"/>
        <w:ind w:firstLine="720"/>
        <w:rPr>
          <w:strike/>
          <w:lang w:val="en-US"/>
        </w:rPr>
      </w:pPr>
      <w:r>
        <w:rPr>
          <w:strike/>
          <w:lang w:val="en-US"/>
        </w:rPr>
        <w:t>- number of commands</w:t>
      </w:r>
    </w:p>
    <w:p w14:paraId="64AC63BB" w14:textId="77777777" w:rsidR="00DA2C49" w:rsidRDefault="00000000">
      <w:pPr>
        <w:pStyle w:val="BodyA"/>
        <w:ind w:firstLine="720"/>
        <w:rPr>
          <w:strike/>
          <w:lang w:val="en-US"/>
        </w:rPr>
      </w:pPr>
      <w:r>
        <w:rPr>
          <w:strike/>
          <w:lang w:val="en-US"/>
        </w:rPr>
        <w:t>- number of steps to perform a command</w:t>
      </w:r>
    </w:p>
    <w:p w14:paraId="447AF019" w14:textId="77777777" w:rsidR="00DA2C49" w:rsidRDefault="00000000">
      <w:pPr>
        <w:pStyle w:val="BodyA"/>
        <w:ind w:firstLine="720"/>
        <w:rPr>
          <w:strike/>
          <w:lang w:val="en-US"/>
        </w:rPr>
      </w:pPr>
      <w:r>
        <w:rPr>
          <w:strike/>
          <w:lang w:val="en-US"/>
        </w:rPr>
        <w:t xml:space="preserve">- number of diverging systems used </w:t>
      </w:r>
    </w:p>
    <w:p w14:paraId="3B59CFE4" w14:textId="77777777" w:rsidR="00DA2C49" w:rsidRDefault="00000000">
      <w:pPr>
        <w:pStyle w:val="BodyA"/>
        <w:rPr>
          <w:strike/>
          <w:lang w:val="en-US"/>
        </w:rPr>
      </w:pPr>
      <w:r>
        <w:rPr>
          <w:strike/>
          <w:lang w:val="en-US"/>
        </w:rPr>
        <w:t>- add pie graphs for each taxonomy item</w:t>
      </w:r>
    </w:p>
    <w:p w14:paraId="7F892B60" w14:textId="77777777" w:rsidR="00DA2C49" w:rsidRDefault="00000000">
      <w:pPr>
        <w:pStyle w:val="BodyA"/>
        <w:rPr>
          <w:strike/>
          <w:lang w:val="en-US"/>
        </w:rPr>
      </w:pPr>
      <w:r>
        <w:rPr>
          <w:strike/>
          <w:lang w:val="en-US"/>
        </w:rPr>
        <w:t>- acquisition system - uncomfortable?</w:t>
      </w:r>
    </w:p>
    <w:p w14:paraId="4C520201" w14:textId="77777777" w:rsidR="00DA2C49" w:rsidRDefault="00000000">
      <w:pPr>
        <w:pStyle w:val="BodyA"/>
        <w:rPr>
          <w:lang w:val="en-US"/>
        </w:rPr>
      </w:pPr>
      <w:r>
        <w:rPr>
          <w:lang w:val="en-US"/>
        </w:rPr>
        <w:t>- if use with kids at home, then plug and play is NB</w:t>
      </w:r>
    </w:p>
    <w:p w14:paraId="0123AB39" w14:textId="77777777" w:rsidR="00DA2C49" w:rsidRDefault="00000000">
      <w:pPr>
        <w:pStyle w:val="BodyA"/>
        <w:rPr>
          <w:strike/>
          <w:lang w:val="en-US"/>
        </w:rPr>
      </w:pPr>
      <w:r>
        <w:rPr>
          <w:strike/>
          <w:lang w:val="en-US"/>
        </w:rPr>
        <w:t>Look up children reviews and see what they say something that could give a framework for what would be good for kids:</w:t>
      </w:r>
    </w:p>
    <w:p w14:paraId="506C486D" w14:textId="77777777" w:rsidR="00DA2C49" w:rsidRPr="00AD37C0" w:rsidRDefault="00000000">
      <w:pPr>
        <w:pStyle w:val="BodyA"/>
        <w:rPr>
          <w:strike/>
          <w:lang w:val="en-CA"/>
          <w:rPrChange w:id="343" w:author="Matheus Gonçalves - Powermig" w:date="2022-07-13T12:22:00Z">
            <w:rPr>
              <w:strike/>
            </w:rPr>
          </w:rPrChange>
        </w:rPr>
      </w:pPr>
      <w:r>
        <w:rPr>
          <w:strike/>
          <w:lang w:val="da-DK"/>
        </w:rPr>
        <w:t>- Miko</w:t>
      </w:r>
      <w:proofErr w:type="spellStart"/>
      <w:r>
        <w:rPr>
          <w:strike/>
          <w:lang w:val="en-US"/>
        </w:rPr>
        <w:t>łajewska</w:t>
      </w:r>
      <w:proofErr w:type="spellEnd"/>
      <w:r>
        <w:rPr>
          <w:strike/>
          <w:lang w:val="en-US"/>
        </w:rPr>
        <w:t xml:space="preserve"> (2014)</w:t>
      </w:r>
    </w:p>
    <w:p w14:paraId="65236992" w14:textId="77777777" w:rsidR="00DA2C49" w:rsidRDefault="00000000">
      <w:pPr>
        <w:pStyle w:val="BodyA"/>
        <w:rPr>
          <w:strike/>
          <w:lang w:val="en-US"/>
        </w:rPr>
      </w:pPr>
      <w:r>
        <w:rPr>
          <w:strike/>
          <w:lang w:val="en-US"/>
        </w:rPr>
        <w:t xml:space="preserve">- </w:t>
      </w:r>
      <w:proofErr w:type="spellStart"/>
      <w:r>
        <w:rPr>
          <w:strike/>
          <w:lang w:val="en-US"/>
        </w:rPr>
        <w:t>Beraldo</w:t>
      </w:r>
      <w:proofErr w:type="spellEnd"/>
      <w:r>
        <w:rPr>
          <w:strike/>
          <w:lang w:val="en-US"/>
        </w:rPr>
        <w:t xml:space="preserve"> (2020)</w:t>
      </w:r>
    </w:p>
    <w:p w14:paraId="1A95E187" w14:textId="77777777" w:rsidR="00DA2C49" w:rsidRDefault="00000000">
      <w:pPr>
        <w:pStyle w:val="BodyA"/>
        <w:jc w:val="left"/>
        <w:rPr>
          <w:strike/>
          <w:lang w:val="en-US"/>
        </w:rPr>
      </w:pPr>
      <w:r>
        <w:rPr>
          <w:strike/>
          <w:lang w:val="en-US"/>
        </w:rPr>
        <w:t>- Sarah house and Chau one (2021)</w:t>
      </w:r>
    </w:p>
    <w:p w14:paraId="02F9C992" w14:textId="77777777" w:rsidR="00DA2C49" w:rsidRDefault="00000000">
      <w:pPr>
        <w:pStyle w:val="BodyA"/>
        <w:ind w:firstLine="720"/>
        <w:rPr>
          <w:strike/>
          <w:lang w:val="en-US"/>
        </w:rPr>
      </w:pPr>
      <w:r>
        <w:rPr>
          <w:strike/>
          <w:lang w:val="en-US"/>
        </w:rPr>
        <w:t>- games?</w:t>
      </w:r>
    </w:p>
    <w:p w14:paraId="43B68B21" w14:textId="77777777" w:rsidR="00DA2C49" w:rsidRDefault="00DA2C49">
      <w:pPr>
        <w:pStyle w:val="BodyA"/>
        <w:rPr>
          <w:lang w:val="en-US"/>
        </w:rPr>
      </w:pPr>
    </w:p>
    <w:p w14:paraId="4D044775" w14:textId="77777777" w:rsidR="00DA2C49" w:rsidRDefault="00DA2C49">
      <w:pPr>
        <w:pStyle w:val="BodyA"/>
        <w:rPr>
          <w:lang w:val="en-US"/>
        </w:rPr>
      </w:pPr>
    </w:p>
    <w:p w14:paraId="38363583" w14:textId="77777777" w:rsidR="00DA2C49" w:rsidRPr="00AD37C0" w:rsidRDefault="00000000">
      <w:pPr>
        <w:pStyle w:val="BodyA"/>
        <w:rPr>
          <w:lang w:val="en-CA"/>
          <w:rPrChange w:id="344" w:author="Matheus Gonçalves - Powermig" w:date="2022-07-13T12:22:00Z">
            <w:rPr/>
          </w:rPrChange>
        </w:rPr>
      </w:pPr>
      <w:r>
        <w:rPr>
          <w:lang w:val="en-US"/>
        </w:rPr>
        <w:lastRenderedPageBreak/>
        <w:t>&lt;&lt;TABLE WITH ALL THE ATICLES&gt;&gt; &lt;&lt;</w:t>
      </w:r>
      <w:commentRangeStart w:id="345"/>
      <w:r>
        <w:rPr>
          <w:lang w:val="de-DE"/>
        </w:rPr>
        <w:t>HERE</w:t>
      </w:r>
      <w:commentRangeEnd w:id="345"/>
      <w:r>
        <w:commentReference w:id="345"/>
      </w:r>
      <w:r>
        <w:rPr>
          <w:lang w:val="en-US"/>
        </w:rPr>
        <w:t xml:space="preserve"> OR IN SUPPLEMENTARY MATERIAL?&gt;&gt;</w:t>
      </w:r>
    </w:p>
    <w:p w14:paraId="787B350C" w14:textId="77777777" w:rsidR="00DA2C49" w:rsidRDefault="00000000">
      <w:pPr>
        <w:pStyle w:val="Heading"/>
        <w:rPr>
          <w:ins w:id="346" w:author="Kim Adams" w:date="2022-07-10T02:01:00Z"/>
          <w:lang w:val="en-US"/>
        </w:rPr>
      </w:pPr>
      <w:r>
        <w:rPr>
          <w:lang w:val="en-US"/>
        </w:rPr>
        <w:t>Discussion</w:t>
      </w:r>
      <w:bookmarkStart w:id="347" w:name="_qb93z0z1k12a"/>
      <w:bookmarkEnd w:id="347"/>
    </w:p>
    <w:p w14:paraId="29AF046C" w14:textId="77777777" w:rsidR="00DA2C49" w:rsidRPr="00AD37C0" w:rsidRDefault="00000000">
      <w:pPr>
        <w:pStyle w:val="Body"/>
        <w:rPr>
          <w:ins w:id="348" w:author="Matheus Gonçalves - Powermig" w:date="2022-07-12T12:44:00Z"/>
          <w:shd w:val="clear" w:color="auto" w:fill="F4CCCC"/>
          <w:lang w:val="en-CA"/>
          <w:rPrChange w:id="349" w:author="Matheus Gonçalves - Powermig" w:date="2022-07-13T12:22:00Z">
            <w:rPr>
              <w:ins w:id="350" w:author="Matheus Gonçalves - Powermig" w:date="2022-07-12T12:44:00Z"/>
              <w:shd w:val="clear" w:color="auto" w:fill="F4CCCC"/>
            </w:rPr>
          </w:rPrChange>
        </w:rPr>
      </w:pPr>
      <w:bookmarkStart w:id="351" w:name="_qb93z0z1k12a2"/>
      <w:bookmarkEnd w:id="351"/>
      <w:ins w:id="352" w:author="Kim Adams" w:date="2022-07-10T02:01:00Z">
        <w:r>
          <w:rPr>
            <w:rFonts w:eastAsia="Arial Unicode MS" w:cs="Arial Unicode MS"/>
            <w:lang w:val="en-US"/>
          </w:rPr>
          <w:t xml:space="preserve"> </w:t>
        </w:r>
        <w:commentRangeStart w:id="353"/>
        <w:r>
          <w:rPr>
            <w:rFonts w:eastAsia="Arial Unicode MS" w:cs="Arial Unicode MS"/>
            <w:lang w:val="en-US"/>
          </w:rPr>
          <w:t xml:space="preserve"> </w:t>
        </w:r>
      </w:ins>
      <w:commentRangeEnd w:id="353"/>
      <w:r>
        <w:commentReference w:id="353"/>
      </w:r>
      <w:ins w:id="354" w:author="Matheus Gonçalves - Powermig" w:date="2022-07-12T12:36:00Z">
        <w:r w:rsidRPr="00AD37C0">
          <w:rPr>
            <w:rFonts w:eastAsia="Arial Unicode MS" w:cs="Arial Unicode MS"/>
            <w:lang w:val="en-CA"/>
            <w:rPrChange w:id="355" w:author="Matheus Gonçalves - Powermig" w:date="2022-07-13T12:22:00Z">
              <w:rPr>
                <w:rFonts w:eastAsia="Arial Unicode MS" w:cs="Arial Unicode MS"/>
              </w:rPr>
            </w:rPrChange>
          </w:rPr>
          <w:t xml:space="preserve"> </w:t>
        </w:r>
        <w:r>
          <w:rPr>
            <w:rFonts w:eastAsia="Arial Unicode MS" w:cs="Arial Unicode MS"/>
            <w:lang w:val="en-US"/>
          </w:rPr>
          <w:t xml:space="preserve">Articles that combined multiple input caps (e.g. EEG and NIRS) were </w:t>
        </w:r>
        <w:r>
          <w:rPr>
            <w:rFonts w:eastAsia="Arial Unicode MS" w:cs="Arial Unicode MS"/>
            <w:shd w:val="clear" w:color="auto" w:fill="F4CCCC"/>
            <w:lang w:val="it-IT"/>
          </w:rPr>
          <w:t xml:space="preserve">Buccino et al. (2016), Khalaf et al.(2020), Chiarelli et al. (2018), Shin et al.(2018) and </w:t>
        </w:r>
        <w:proofErr w:type="spellStart"/>
        <w:r>
          <w:rPr>
            <w:rFonts w:eastAsia="Arial Unicode MS" w:cs="Arial Unicode MS"/>
            <w:shd w:val="clear" w:color="auto" w:fill="F4CCCC"/>
            <w:lang w:val="en-US"/>
          </w:rPr>
          <w:t>Glowinsky</w:t>
        </w:r>
        <w:proofErr w:type="spellEnd"/>
        <w:r>
          <w:rPr>
            <w:rFonts w:eastAsia="Arial Unicode MS" w:cs="Arial Unicode MS"/>
            <w:shd w:val="clear" w:color="auto" w:fill="F4CCCC"/>
            <w:lang w:val="en-US"/>
          </w:rPr>
          <w:t xml:space="preserve"> et al. (2018). &lt;&lt;kids are less </w:t>
        </w:r>
      </w:ins>
      <w:ins w:id="356" w:author="Matheus Gonçalves - Powermig" w:date="2022-07-12T12:37:00Z">
        <w:r>
          <w:rPr>
            <w:rFonts w:eastAsia="Arial Unicode MS" w:cs="Arial Unicode MS"/>
            <w:shd w:val="clear" w:color="auto" w:fill="F4CCCC"/>
            <w:lang w:val="de-DE"/>
          </w:rPr>
          <w:t>tolerant</w:t>
        </w:r>
      </w:ins>
      <w:ins w:id="357" w:author="Matheus Gonçalves - Powermig" w:date="2022-07-12T12:36:00Z">
        <w:r w:rsidRPr="00AD37C0">
          <w:rPr>
            <w:rFonts w:eastAsia="Arial Unicode MS" w:cs="Arial Unicode MS"/>
            <w:shd w:val="clear" w:color="auto" w:fill="F4CCCC"/>
            <w:lang w:val="en-CA"/>
            <w:rPrChange w:id="358" w:author="Matheus Gonçalves - Powermig" w:date="2022-07-13T12:22:00Z">
              <w:rPr>
                <w:rFonts w:eastAsia="Arial Unicode MS" w:cs="Arial Unicode MS"/>
                <w:shd w:val="clear" w:color="auto" w:fill="F4CCCC"/>
              </w:rPr>
            </w:rPrChange>
          </w:rPr>
          <w:t xml:space="preserve"> </w:t>
        </w:r>
      </w:ins>
      <w:ins w:id="359" w:author="Matheus Gonçalves - Powermig" w:date="2022-07-12T12:37:00Z">
        <w:r>
          <w:rPr>
            <w:rFonts w:eastAsia="Arial Unicode MS" w:cs="Arial Unicode MS"/>
            <w:shd w:val="clear" w:color="auto" w:fill="F4CCCC"/>
            <w:lang w:val="en-US"/>
          </w:rPr>
          <w:t>of</w:t>
        </w:r>
      </w:ins>
      <w:ins w:id="360" w:author="Matheus Gonçalves - Powermig" w:date="2022-07-12T12:36:00Z">
        <w:r>
          <w:rPr>
            <w:rFonts w:eastAsia="Arial Unicode MS" w:cs="Arial Unicode MS"/>
            <w:shd w:val="clear" w:color="auto" w:fill="F4CCCC"/>
            <w:lang w:val="it-IT"/>
          </w:rPr>
          <w:t xml:space="preserve"> caps</w:t>
        </w:r>
      </w:ins>
      <w:ins w:id="361" w:author="Matheus Gonçalves - Powermig" w:date="2022-07-12T12:37:00Z">
        <w:r>
          <w:rPr>
            <w:rFonts w:eastAsia="Arial Unicode MS" w:cs="Arial Unicode MS"/>
            <w:shd w:val="clear" w:color="auto" w:fill="F4CCCC"/>
            <w:lang w:val="en-US"/>
          </w:rPr>
          <w:t>&gt;</w:t>
        </w:r>
        <w:commentRangeStart w:id="362"/>
        <w:r>
          <w:rPr>
            <w:rFonts w:eastAsia="Arial Unicode MS" w:cs="Arial Unicode MS"/>
            <w:shd w:val="clear" w:color="auto" w:fill="F4CCCC"/>
            <w:lang w:val="en-US"/>
          </w:rPr>
          <w:t>&gt;</w:t>
        </w:r>
      </w:ins>
      <w:commentRangeEnd w:id="362"/>
      <w:r>
        <w:commentReference w:id="362"/>
      </w:r>
      <w:ins w:id="363" w:author="Matheus Gonçalves - Powermig" w:date="2022-07-12T12:44:00Z">
        <w:r w:rsidRPr="00AD37C0">
          <w:rPr>
            <w:shd w:val="clear" w:color="auto" w:fill="F4CCCC"/>
            <w:lang w:val="en-CA"/>
            <w:rPrChange w:id="364" w:author="Matheus Gonçalves - Powermig" w:date="2022-07-13T12:22:00Z">
              <w:rPr>
                <w:shd w:val="clear" w:color="auto" w:fill="F4CCCC"/>
              </w:rPr>
            </w:rPrChange>
          </w:rPr>
          <w:br/>
        </w:r>
        <w:commentRangeStart w:id="365"/>
      </w:ins>
    </w:p>
    <w:p w14:paraId="32C93091" w14:textId="77777777" w:rsidR="00DA2C49" w:rsidRDefault="00000000">
      <w:pPr>
        <w:pStyle w:val="Body"/>
        <w:rPr>
          <w:ins w:id="366" w:author="Matheus Mussi" w:date="2022-07-13T05:59:00Z"/>
        </w:rPr>
      </w:pPr>
      <w:ins w:id="367" w:author="Matheus Gonçalves - Powermig" w:date="2022-07-12T12:44:00Z">
        <w:r>
          <w:rPr>
            <w:rFonts w:eastAsia="Arial Unicode MS" w:cs="Arial Unicode MS"/>
            <w:lang w:val="en-US"/>
          </w:rPr>
          <w:t>The presentation played the biggest role on the user acceptance of the system.</w:t>
        </w:r>
      </w:ins>
      <w:commentRangeEnd w:id="365"/>
      <w:r>
        <w:commentReference w:id="365"/>
      </w:r>
      <w:ins w:id="368" w:author="Matheus Gonçalves - Powermig" w:date="2022-07-12T12:44:00Z">
        <w:r>
          <w:rPr>
            <w:rFonts w:eastAsia="Arial Unicode MS" w:cs="Arial Unicode MS"/>
            <w:lang w:val="en-US"/>
          </w:rPr>
          <w:t xml:space="preserve"> It could improve user experience, and reduce mental overload.</w:t>
        </w:r>
      </w:ins>
    </w:p>
    <w:p w14:paraId="5026381A" w14:textId="573A0080" w:rsidR="00DA2C49" w:rsidRDefault="00000000">
      <w:pPr>
        <w:pStyle w:val="BodyA"/>
        <w:rPr>
          <w:ins w:id="369" w:author="Matheus Gonçalves - Powermig" w:date="2022-07-13T12:53:00Z"/>
          <w:lang w:val="en-US"/>
        </w:rPr>
      </w:pPr>
      <w:ins w:id="370" w:author="Matheus Mussi" w:date="2022-07-13T05:59:00Z">
        <w:r>
          <w:rPr>
            <w:lang w:val="en-US"/>
          </w:rPr>
          <w:t xml:space="preserve">Mental targets &gt;&gt; </w:t>
        </w:r>
        <w:commentRangeStart w:id="371"/>
        <w:r>
          <w:rPr>
            <w:lang w:val="en-US"/>
          </w:rPr>
          <w:t>Children could have difficulties with this type of target since it involves not only focus, but also a task that might not be playful.</w:t>
        </w:r>
      </w:ins>
      <w:commentRangeEnd w:id="371"/>
      <w:r>
        <w:commentReference w:id="371"/>
      </w:r>
    </w:p>
    <w:p w14:paraId="673204D1" w14:textId="4F9C1A48" w:rsidR="00160E6B" w:rsidRDefault="00160E6B">
      <w:pPr>
        <w:pStyle w:val="BodyA"/>
        <w:rPr>
          <w:ins w:id="372" w:author="Matheus Gonçalves - Powermig" w:date="2022-07-13T12:55:00Z"/>
          <w:lang w:val="en-US"/>
        </w:rPr>
      </w:pPr>
      <w:ins w:id="373" w:author="Matheus Gonçalves - Powermig" w:date="2022-07-13T12:53:00Z">
        <w:r>
          <w:rPr>
            <w:lang w:val="en-US"/>
          </w:rPr>
          <w:t xml:space="preserve">We hypothesize that there would be different levels of complexity associated with each stimulus modality, especially for children. From the easiest to the hardest, </w:t>
        </w:r>
        <w:r>
          <w:rPr>
            <w:i/>
            <w:iCs/>
            <w:lang w:val="it-IT"/>
          </w:rPr>
          <w:t>visual</w:t>
        </w:r>
        <w:r>
          <w:rPr>
            <w:lang w:val="en-US"/>
          </w:rPr>
          <w:t xml:space="preserve">, </w:t>
        </w:r>
        <w:r>
          <w:rPr>
            <w:i/>
            <w:iCs/>
            <w:lang w:val="en-US"/>
          </w:rPr>
          <w:t>operant</w:t>
        </w:r>
        <w:r>
          <w:rPr>
            <w:lang w:val="en-US"/>
          </w:rPr>
          <w:t xml:space="preserve">, </w:t>
        </w:r>
        <w:r>
          <w:rPr>
            <w:i/>
            <w:iCs/>
            <w:lang w:val="en-US"/>
          </w:rPr>
          <w:t xml:space="preserve">auditory </w:t>
        </w:r>
        <w:r>
          <w:rPr>
            <w:lang w:val="en-US"/>
          </w:rPr>
          <w:t xml:space="preserve">and </w:t>
        </w:r>
        <w:r>
          <w:rPr>
            <w:i/>
            <w:iCs/>
            <w:lang w:val="en-US"/>
          </w:rPr>
          <w:t>tactile</w:t>
        </w:r>
      </w:ins>
    </w:p>
    <w:p w14:paraId="32A91A7E" w14:textId="145B1743" w:rsidR="00160E6B" w:rsidRPr="00160E6B" w:rsidRDefault="00160E6B">
      <w:pPr>
        <w:pStyle w:val="BodyA"/>
        <w:rPr>
          <w:u w:val="single"/>
          <w:rPrChange w:id="374" w:author="Matheus Gonçalves - Powermig" w:date="2022-07-13T12:55:00Z">
            <w:rPr/>
          </w:rPrChange>
        </w:rPr>
      </w:pPr>
      <w:ins w:id="375" w:author="Matheus Gonçalves - Powermig" w:date="2022-07-13T12:55:00Z">
        <w:r>
          <w:rPr>
            <w:lang w:val="en-US"/>
          </w:rPr>
          <w:t xml:space="preserve">, </w:t>
        </w:r>
        <w:r>
          <w:rPr>
            <w:i/>
            <w:iCs/>
            <w:lang w:val="en-US"/>
          </w:rPr>
          <w:t>tactile</w:t>
        </w:r>
        <w:r>
          <w:rPr>
            <w:lang w:val="en-US"/>
          </w:rPr>
          <w:t xml:space="preserve"> modalities require a body awareness,</w:t>
        </w:r>
        <w:commentRangeStart w:id="376"/>
        <w:r>
          <w:rPr>
            <w:lang w:val="en-US"/>
          </w:rPr>
          <w:t xml:space="preserve"> which might not be well developed in most children,</w:t>
        </w:r>
        <w:commentRangeEnd w:id="376"/>
        <w:r>
          <w:commentReference w:id="376"/>
        </w:r>
      </w:ins>
    </w:p>
    <w:p w14:paraId="581AF1A0" w14:textId="77777777" w:rsidR="00DA2C49" w:rsidRPr="00AD37C0" w:rsidRDefault="00000000">
      <w:pPr>
        <w:pStyle w:val="Heading"/>
        <w:rPr>
          <w:ins w:id="377" w:author="Matheus Gonçalves - Powermig" w:date="2022-07-12T12:51:00Z"/>
          <w:lang w:val="en-CA"/>
          <w:rPrChange w:id="378" w:author="Matheus Gonçalves - Powermig" w:date="2022-07-13T12:22:00Z">
            <w:rPr>
              <w:ins w:id="379" w:author="Matheus Gonçalves - Powermig" w:date="2022-07-12T12:51:00Z"/>
            </w:rPr>
          </w:rPrChange>
        </w:rPr>
      </w:pPr>
      <w:bookmarkStart w:id="380" w:name="_hq4f8mmq41wz"/>
      <w:bookmarkEnd w:id="380"/>
      <w:r>
        <w:rPr>
          <w:lang w:val="en-US"/>
        </w:rPr>
        <w:t>C</w:t>
      </w:r>
      <w:r>
        <w:rPr>
          <w:lang w:val="it-IT"/>
        </w:rPr>
        <w:t>onclusion</w:t>
      </w:r>
      <w:ins w:id="381" w:author="Matheus Gonçalves - Powermig" w:date="2022-07-12T12:51:00Z">
        <w:r w:rsidRPr="00AD37C0">
          <w:rPr>
            <w:lang w:val="en-CA"/>
            <w:rPrChange w:id="382" w:author="Matheus Gonçalves - Powermig" w:date="2022-07-13T12:22:00Z">
              <w:rPr/>
            </w:rPrChange>
          </w:rPr>
          <w:br/>
        </w:r>
        <w:commentRangeStart w:id="383"/>
      </w:ins>
    </w:p>
    <w:p w14:paraId="1CB45F78" w14:textId="77777777" w:rsidR="00DA2C49" w:rsidRDefault="00000000">
      <w:pPr>
        <w:pStyle w:val="BodyA"/>
        <w:rPr>
          <w:lang w:val="en-US"/>
        </w:rPr>
      </w:pPr>
      <w:ins w:id="384" w:author="Matheus Gonçalves - Powermig" w:date="2022-07-12T12:51:00Z">
        <w:r>
          <w:rPr>
            <w:lang w:val="en-US"/>
          </w:rPr>
          <w:t xml:space="preserve">The deductions below can serve as a guideline for future researchers that are developing </w:t>
        </w:r>
        <w:proofErr w:type="spellStart"/>
        <w:r>
          <w:rPr>
            <w:lang w:val="en-US"/>
          </w:rPr>
          <w:t>hBCI</w:t>
        </w:r>
        <w:proofErr w:type="spellEnd"/>
        <w:r>
          <w:rPr>
            <w:lang w:val="en-US"/>
          </w:rPr>
          <w:t xml:space="preserve"> for children.</w:t>
        </w:r>
      </w:ins>
      <w:commentRangeEnd w:id="383"/>
      <w:r>
        <w:commentReference w:id="383"/>
      </w:r>
    </w:p>
    <w:p w14:paraId="18D3C3FF" w14:textId="77777777" w:rsidR="00DA2C49" w:rsidRPr="00AD37C0" w:rsidRDefault="00000000">
      <w:pPr>
        <w:pStyle w:val="Heading"/>
        <w:rPr>
          <w:lang w:val="en-CA"/>
          <w:rPrChange w:id="385" w:author="Matheus Gonçalves - Powermig" w:date="2022-07-13T12:22:00Z">
            <w:rPr/>
          </w:rPrChange>
        </w:rPr>
      </w:pPr>
      <w:bookmarkStart w:id="386" w:name="_guizvn623jay"/>
      <w:bookmarkEnd w:id="386"/>
      <w:r>
        <w:rPr>
          <w:lang w:val="en-US"/>
        </w:rPr>
        <w:t>L</w:t>
      </w:r>
      <w:r>
        <w:rPr>
          <w:lang w:val="fr-FR"/>
        </w:rPr>
        <w:t>imitations</w:t>
      </w:r>
    </w:p>
    <w:p w14:paraId="0F12D45F" w14:textId="77777777" w:rsidR="00DA2C49" w:rsidRDefault="00000000">
      <w:pPr>
        <w:pStyle w:val="BodyA"/>
        <w:rPr>
          <w:lang w:val="en-US"/>
        </w:rPr>
      </w:pPr>
      <w:r>
        <w:rPr>
          <w:lang w:val="en-US"/>
        </w:rPr>
        <w:t>We only looked at EEG-based systems</w:t>
      </w:r>
    </w:p>
    <w:p w14:paraId="606A05F8" w14:textId="77777777" w:rsidR="00DA2C49" w:rsidRDefault="00000000">
      <w:pPr>
        <w:pStyle w:val="BodyA"/>
        <w:rPr>
          <w:lang w:val="en-US"/>
        </w:rPr>
      </w:pPr>
      <w:r>
        <w:rPr>
          <w:lang w:val="en-US"/>
        </w:rPr>
        <w:t>Sample sizes for accuracy are small</w:t>
      </w:r>
    </w:p>
    <w:p w14:paraId="5E73E38B" w14:textId="77777777" w:rsidR="00DA2C49" w:rsidRDefault="00000000">
      <w:pPr>
        <w:pStyle w:val="BodyA"/>
        <w:rPr>
          <w:lang w:val="en-US"/>
        </w:rPr>
      </w:pPr>
      <w:ins w:id="387" w:author="Kim Adams" w:date="2022-07-10T02:03:00Z">
        <w:r>
          <w:rPr>
            <w:lang w:val="en-US"/>
          </w:rPr>
          <w:t xml:space="preserve">Not using real criteria for what might be important considerations for using with children.  </w:t>
        </w:r>
      </w:ins>
    </w:p>
    <w:p w14:paraId="1EED2D48" w14:textId="77777777" w:rsidR="00DA2C49" w:rsidRPr="00AD37C0" w:rsidRDefault="00000000">
      <w:pPr>
        <w:pStyle w:val="Heading"/>
        <w:rPr>
          <w:lang w:val="en-CA"/>
          <w:rPrChange w:id="388" w:author="Matheus Gonçalves - Powermig" w:date="2022-07-13T12:22:00Z">
            <w:rPr/>
          </w:rPrChange>
        </w:rPr>
      </w:pPr>
      <w:bookmarkStart w:id="389" w:name="_educf61d8j7d"/>
      <w:bookmarkEnd w:id="389"/>
      <w:r>
        <w:rPr>
          <w:lang w:val="en-US"/>
        </w:rPr>
        <w:t>R</w:t>
      </w:r>
      <w:proofErr w:type="spellStart"/>
      <w:r>
        <w:rPr>
          <w:lang w:val="fr-FR"/>
        </w:rPr>
        <w:t>eferences</w:t>
      </w:r>
      <w:proofErr w:type="spellEnd"/>
    </w:p>
    <w:p w14:paraId="0BEED836" w14:textId="77777777" w:rsidR="00DA2C49" w:rsidRPr="00AD37C0" w:rsidRDefault="00000000">
      <w:pPr>
        <w:pStyle w:val="BodyA"/>
        <w:rPr>
          <w:lang w:val="en-CA"/>
          <w:rPrChange w:id="390" w:author="Matheus Gonçalves - Powermig" w:date="2022-07-13T12:22:00Z">
            <w:rPr/>
          </w:rPrChange>
        </w:rPr>
      </w:pPr>
      <w:r>
        <w:rPr>
          <w:lang w:val="en-US"/>
        </w:rPr>
        <w:t>(Scoping Studies: Towards a Methodological Framework, Hilary Arksey &amp; Lisa O</w:t>
      </w:r>
      <w:r>
        <w:rPr>
          <w:rFonts w:ascii="Arial" w:hAnsi="Arial"/>
          <w:rtl/>
          <w:lang w:val="ar-SA"/>
        </w:rPr>
        <w:t>’</w:t>
      </w:r>
      <w:r>
        <w:rPr>
          <w:lang w:val="en-US"/>
        </w:rPr>
        <w:t>Malley (2002))</w:t>
      </w:r>
    </w:p>
    <w:sectPr w:rsidR="00DA2C49" w:rsidRPr="00AD37C0">
      <w:headerReference w:type="default" r:id="rId24"/>
      <w:footerReference w:type="default" r:id="rId25"/>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atheus Goncalves Mussi" w:date="2022-07-03T12:46:00Z" w:initials="">
    <w:p w14:paraId="1111FFFF" w14:textId="77777777" w:rsidR="00DA2C49" w:rsidRDefault="00DA2C49">
      <w:pPr>
        <w:pStyle w:val="Default"/>
      </w:pPr>
    </w:p>
    <w:p w14:paraId="11120000" w14:textId="77777777" w:rsidR="00DA2C49" w:rsidRDefault="00000000">
      <w:pPr>
        <w:pStyle w:val="Default"/>
      </w:pPr>
      <w:r>
        <w:rPr>
          <w:rFonts w:eastAsia="Arial Unicode MS" w:cs="Arial Unicode MS"/>
        </w:rPr>
        <w:t>in the sense of maturity, since it might be harder for them to focus, perform the task appropriately, etc.</w:t>
      </w:r>
    </w:p>
  </w:comment>
  <w:comment w:id="32" w:author="Matheus Goncalves Mussi" w:date="2022-06-06T15:59:00Z" w:initials="">
    <w:p w14:paraId="11120001" w14:textId="77777777" w:rsidR="00DA2C49" w:rsidRDefault="00DA2C49">
      <w:pPr>
        <w:pStyle w:val="Default"/>
      </w:pPr>
    </w:p>
    <w:p w14:paraId="11120002" w14:textId="77777777" w:rsidR="00DA2C49" w:rsidRDefault="00000000">
      <w:pPr>
        <w:pStyle w:val="Default"/>
      </w:pPr>
      <w:r>
        <w:rPr>
          <w:rFonts w:eastAsia="Arial Unicode MS" w:cs="Arial Unicode MS"/>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63" w:author="Matheus Goncalves Mussi" w:date="2022-07-02T20:57:00Z" w:initials="">
    <w:p w14:paraId="11120003" w14:textId="77777777" w:rsidR="00DA2C49" w:rsidRDefault="00DA2C49">
      <w:pPr>
        <w:pStyle w:val="Default"/>
      </w:pPr>
    </w:p>
    <w:p w14:paraId="11120004" w14:textId="77777777" w:rsidR="00DA2C49" w:rsidRDefault="00000000">
      <w:pPr>
        <w:pStyle w:val="Default"/>
      </w:pPr>
      <w:r>
        <w:rPr>
          <w:rFonts w:eastAsia="Arial Unicode MS" w:cs="Arial Unicode MS"/>
        </w:rPr>
        <w:t>deduction</w:t>
      </w:r>
    </w:p>
  </w:comment>
  <w:comment w:id="67" w:author="Matheus Goncalves Mussi" w:date="2022-06-06T15:59:00Z" w:initials="">
    <w:p w14:paraId="11120005" w14:textId="77777777" w:rsidR="00DA2C49" w:rsidRDefault="00DA2C49">
      <w:pPr>
        <w:pStyle w:val="Default"/>
      </w:pPr>
    </w:p>
    <w:p w14:paraId="11120006" w14:textId="77777777" w:rsidR="00DA2C49" w:rsidRDefault="00000000">
      <w:pPr>
        <w:pStyle w:val="Default"/>
      </w:pPr>
      <w:r>
        <w:rPr>
          <w:rFonts w:eastAsia="Arial Unicode MS" w:cs="Arial Unicode MS"/>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72" w:author="Kim Adams" w:date="2022-07-09T21:44:00Z" w:initials="">
    <w:p w14:paraId="11120007" w14:textId="77777777" w:rsidR="00DA2C49" w:rsidRDefault="00DA2C49">
      <w:pPr>
        <w:pStyle w:val="Default"/>
      </w:pPr>
    </w:p>
    <w:p w14:paraId="11120008" w14:textId="77777777" w:rsidR="00DA2C49" w:rsidRDefault="00000000">
      <w:pPr>
        <w:pStyle w:val="Default"/>
      </w:pPr>
      <w:r>
        <w:rPr>
          <w:rFonts w:eastAsia="Arial Unicode MS" w:cs="Arial Unicode MS"/>
        </w:rPr>
        <w:t>needs work.  repeats the above, and is repetitive within itself.</w:t>
      </w:r>
    </w:p>
    <w:p w14:paraId="11120009" w14:textId="77777777" w:rsidR="00DA2C49" w:rsidRDefault="00DA2C49">
      <w:pPr>
        <w:pStyle w:val="Default"/>
      </w:pPr>
    </w:p>
    <w:p w14:paraId="1112000A" w14:textId="77777777" w:rsidR="00DA2C49" w:rsidRDefault="00000000">
      <w:pPr>
        <w:pStyle w:val="Default"/>
      </w:pPr>
      <w:r>
        <w:rPr>
          <w:rFonts w:eastAsia="Arial Unicode MS" w:cs="Arial Unicode MS"/>
        </w:rPr>
        <w:t>I'm not convinced we should call it a classification system for children, just considerations.</w:t>
      </w:r>
    </w:p>
  </w:comment>
  <w:comment w:id="73" w:author="Matheus Mussi" w:date="2022-07-11T21:03:00Z" w:initials="">
    <w:p w14:paraId="1112000B" w14:textId="77777777" w:rsidR="00DA2C49" w:rsidRDefault="00DA2C49">
      <w:pPr>
        <w:pStyle w:val="Default"/>
      </w:pPr>
    </w:p>
    <w:p w14:paraId="1112000C" w14:textId="77777777" w:rsidR="00DA2C49" w:rsidRDefault="00000000">
      <w:pPr>
        <w:pStyle w:val="Default"/>
      </w:pPr>
      <w:r>
        <w:rPr>
          <w:rFonts w:eastAsia="Arial Unicode MS" w:cs="Arial Unicode MS"/>
        </w:rPr>
        <w:t>I removed some phrases and made it more objective. See if this makes it better.</w:t>
      </w:r>
    </w:p>
  </w:comment>
  <w:comment w:id="92" w:author="Kim Adams" w:date="2022-07-09T23:33:00Z" w:initials="">
    <w:p w14:paraId="1112000D" w14:textId="77777777" w:rsidR="00DA2C49" w:rsidRDefault="00DA2C49">
      <w:pPr>
        <w:pStyle w:val="Default"/>
      </w:pPr>
    </w:p>
    <w:p w14:paraId="1112000E" w14:textId="77777777" w:rsidR="00DA2C49" w:rsidRDefault="00000000">
      <w:pPr>
        <w:pStyle w:val="Default"/>
      </w:pPr>
      <w:r>
        <w:rPr>
          <w:rFonts w:eastAsia="Arial Unicode MS" w:cs="Arial Unicode MS"/>
        </w:rPr>
        <w:t>I didn't read these next paragraphs.  They seems redundant in places, but I have to see another example to know if/how to help make it flow.</w:t>
      </w:r>
    </w:p>
  </w:comment>
  <w:comment w:id="93" w:author="Matheus Mussi" w:date="2022-07-12T05:08:00Z" w:initials="">
    <w:p w14:paraId="1112000F" w14:textId="77777777" w:rsidR="00DA2C49" w:rsidRDefault="00DA2C49">
      <w:pPr>
        <w:pStyle w:val="Default"/>
      </w:pPr>
    </w:p>
    <w:p w14:paraId="11120010" w14:textId="77777777" w:rsidR="00DA2C49" w:rsidRDefault="00000000">
      <w:pPr>
        <w:pStyle w:val="Default"/>
      </w:pPr>
      <w:r>
        <w:rPr>
          <w:rFonts w:eastAsia="Arial Unicode MS" w:cs="Arial Unicode MS"/>
        </w:rPr>
        <w:t>I sort of based my self on the way Choi did it</w:t>
      </w:r>
    </w:p>
  </w:comment>
  <w:comment w:id="105" w:author="Kim Adams" w:date="2022-07-09T21:58:00Z" w:initials="">
    <w:p w14:paraId="11120011" w14:textId="77777777" w:rsidR="00DA2C49" w:rsidRDefault="00DA2C49">
      <w:pPr>
        <w:pStyle w:val="Default"/>
      </w:pPr>
    </w:p>
    <w:p w14:paraId="11120012" w14:textId="77777777" w:rsidR="00DA2C49" w:rsidRDefault="00000000">
      <w:pPr>
        <w:pStyle w:val="Default"/>
      </w:pPr>
      <w:r>
        <w:rPr>
          <w:rFonts w:eastAsia="Arial Unicode MS" w:cs="Arial Unicode MS"/>
        </w:rPr>
        <w:t>Doesn't it they were excluded above?</w:t>
      </w:r>
    </w:p>
  </w:comment>
  <w:comment w:id="106" w:author="Matheus Mussi" w:date="2022-07-11T21:09:00Z" w:initials="">
    <w:p w14:paraId="11120013" w14:textId="77777777" w:rsidR="00DA2C49" w:rsidRDefault="00DA2C49">
      <w:pPr>
        <w:pStyle w:val="Default"/>
      </w:pPr>
    </w:p>
    <w:p w14:paraId="11120014" w14:textId="77777777" w:rsidR="00DA2C49" w:rsidRDefault="00000000">
      <w:pPr>
        <w:pStyle w:val="Default"/>
      </w:pPr>
      <w:r>
        <w:rPr>
          <w:rFonts w:eastAsia="Arial Unicode MS" w:cs="Arial Unicode MS"/>
        </w:rPr>
        <w:t>I was going to say that, but the truth is that I considered them until the very end. But none of them were included, so… it’s just to stay more truthful to the numbers.</w:t>
      </w:r>
    </w:p>
  </w:comment>
  <w:comment w:id="118" w:author="Kim Adams" w:date="2022-07-09T22:15:00Z" w:initials="">
    <w:p w14:paraId="11120015" w14:textId="77777777" w:rsidR="00DA2C49" w:rsidRDefault="00DA2C49">
      <w:pPr>
        <w:pStyle w:val="Default"/>
      </w:pPr>
    </w:p>
    <w:p w14:paraId="11120016" w14:textId="77777777" w:rsidR="00DA2C49" w:rsidRDefault="00000000">
      <w:pPr>
        <w:pStyle w:val="Default"/>
      </w:pPr>
      <w:r>
        <w:rPr>
          <w:rFonts w:eastAsia="Arial Unicode MS" w:cs="Arial Unicode MS"/>
        </w:rPr>
        <w:t>I wasn't sure we needed these images.  But, now that I read further down, I guess the studies that had people with disabilities might have also had older participants?  Perhaps all thse rainbow colours aren't necessary, I'm assuming that the numbers are the citation number?  Perhaps we only need two or three colours :  those with only neurotypical people, those with both people with  and without disabilities, and those with only people with disabilities.</w:t>
      </w:r>
    </w:p>
    <w:p w14:paraId="11120017" w14:textId="77777777" w:rsidR="00DA2C49" w:rsidRDefault="00DA2C49">
      <w:pPr>
        <w:pStyle w:val="Default"/>
      </w:pPr>
    </w:p>
    <w:p w14:paraId="11120018" w14:textId="77777777" w:rsidR="00DA2C49" w:rsidRDefault="00000000">
      <w:pPr>
        <w:pStyle w:val="Default"/>
      </w:pPr>
      <w:r>
        <w:rPr>
          <w:rFonts w:eastAsia="Arial Unicode MS" w:cs="Arial Unicode MS"/>
        </w:rPr>
        <w:t>But, I don't think the Age ranges overlap is needed.</w:t>
      </w:r>
    </w:p>
  </w:comment>
  <w:comment w:id="209" w:author="Kim Adams" w:date="2022-07-09T23:38:00Z" w:initials="">
    <w:p w14:paraId="11120019" w14:textId="77777777" w:rsidR="00DA2C49" w:rsidRDefault="00DA2C49">
      <w:pPr>
        <w:pStyle w:val="Default"/>
      </w:pPr>
    </w:p>
    <w:p w14:paraId="1112001A" w14:textId="77777777" w:rsidR="00DA2C49" w:rsidRDefault="00000000">
      <w:pPr>
        <w:pStyle w:val="Default"/>
      </w:pPr>
      <w:r>
        <w:rPr>
          <w:rFonts w:eastAsia="Arial Unicode MS" w:cs="Arial Unicode MS"/>
        </w:rPr>
        <w:t>This section is just for defining these things.  Any sort of orientation to the chart should all go in one place later.</w:t>
      </w:r>
    </w:p>
  </w:comment>
  <w:comment w:id="231" w:author="Kim Adams" w:date="2022-07-09T23:46:00Z" w:initials="">
    <w:p w14:paraId="1112001F" w14:textId="77777777" w:rsidR="00DA2C49" w:rsidRDefault="00DA2C49">
      <w:pPr>
        <w:pStyle w:val="Default"/>
      </w:pPr>
    </w:p>
    <w:p w14:paraId="11120020" w14:textId="77777777" w:rsidR="00DA2C49" w:rsidRDefault="00000000">
      <w:pPr>
        <w:pStyle w:val="Default"/>
      </w:pPr>
      <w:r>
        <w:rPr>
          <w:rFonts w:eastAsia="Arial Unicode MS" w:cs="Arial Unicode MS"/>
        </w:rPr>
        <w:t>Again, the items in this list have a varied way of writing.  some are sentences that include the bold words, some aren't, like this.  Make them consistent.</w:t>
      </w:r>
    </w:p>
  </w:comment>
  <w:comment w:id="238" w:author="Kim Adams" w:date="2022-07-09T23:56:00Z" w:initials="">
    <w:p w14:paraId="11120027" w14:textId="77777777" w:rsidR="00DA2C49" w:rsidRDefault="00DA2C49">
      <w:pPr>
        <w:pStyle w:val="Default"/>
      </w:pPr>
    </w:p>
    <w:p w14:paraId="11120028" w14:textId="77777777" w:rsidR="00DA2C49" w:rsidRDefault="00000000">
      <w:pPr>
        <w:pStyle w:val="Default"/>
      </w:pPr>
      <w:r>
        <w:rPr>
          <w:rFonts w:eastAsia="Arial Unicode MS" w:cs="Arial Unicode MS"/>
        </w:rPr>
        <w:t>Here's an example of where it becomes obvious that there is a difference between the things that have already been defined in the taxonomy list above (like this) and the ones that needed more explanation like those above where you've added descriptions.  </w:t>
      </w:r>
    </w:p>
    <w:p w14:paraId="11120029" w14:textId="77777777" w:rsidR="00DA2C49" w:rsidRDefault="00DA2C49">
      <w:pPr>
        <w:pStyle w:val="Default"/>
      </w:pPr>
    </w:p>
    <w:p w14:paraId="1112002A" w14:textId="77777777" w:rsidR="00DA2C49" w:rsidRDefault="00000000">
      <w:pPr>
        <w:pStyle w:val="Default"/>
      </w:pPr>
      <w:r>
        <w:rPr>
          <w:rFonts w:eastAsia="Arial Unicode MS" w:cs="Arial Unicode MS"/>
        </w:rPr>
        <w:t>It would be better to have a section about the things from the taxonomy and figures like this. And, then the list of extra things you paid attention to with the definitions (and figures, if you did any.)</w:t>
      </w:r>
    </w:p>
  </w:comment>
  <w:comment w:id="243" w:author="Kim Adams" w:date="2022-07-10T02:19:00Z" w:initials="">
    <w:p w14:paraId="1112002F" w14:textId="77777777" w:rsidR="00DA2C49" w:rsidRDefault="00DA2C49">
      <w:pPr>
        <w:pStyle w:val="Default"/>
      </w:pPr>
    </w:p>
    <w:p w14:paraId="11120030" w14:textId="77777777" w:rsidR="00DA2C49" w:rsidRDefault="00000000">
      <w:pPr>
        <w:pStyle w:val="Default"/>
      </w:pPr>
      <w:r>
        <w:rPr>
          <w:rFonts w:eastAsia="Arial Unicode MS" w:cs="Arial Unicode MS"/>
        </w:rPr>
        <w:t>I suppose this is helpful to see, but the data may not be very trustworthy since, like you said, the sample sizes are different.  (and are you using everyone's standard deviations?).  I suppose we can wait and see what the reviewers say.</w:t>
      </w:r>
    </w:p>
  </w:comment>
  <w:comment w:id="244" w:author="Matheus Gonçalves - Powermig" w:date="2022-07-13T12:51:00Z" w:initials="MGP">
    <w:p w14:paraId="6CB6E426" w14:textId="77777777" w:rsidR="009F4F04" w:rsidRDefault="009F4F04" w:rsidP="00E63AB4">
      <w:pPr>
        <w:pStyle w:val="Textodecomentrio"/>
      </w:pPr>
      <w:r>
        <w:rPr>
          <w:rStyle w:val="Refdecomentrio"/>
        </w:rPr>
        <w:annotationRef/>
      </w:r>
      <w:r>
        <w:t>No, I'm just using the average accuracy from each paper</w:t>
      </w:r>
    </w:p>
  </w:comment>
  <w:comment w:id="259" w:author="Kim Adams" w:date="2022-07-10T00:06:00Z" w:initials="">
    <w:p w14:paraId="1112003F" w14:textId="77777777" w:rsidR="00DA2C49" w:rsidRDefault="00DA2C49">
      <w:pPr>
        <w:pStyle w:val="Default"/>
      </w:pPr>
    </w:p>
    <w:p w14:paraId="11120040" w14:textId="77777777" w:rsidR="00DA2C49" w:rsidRDefault="00000000">
      <w:pPr>
        <w:pStyle w:val="Default"/>
      </w:pPr>
      <w:r>
        <w:rPr>
          <w:rFonts w:eastAsia="Arial Unicode MS" w:cs="Arial Unicode MS"/>
        </w:rPr>
        <w:t>This doesn't fit with the other things in this list.  the other things are things that might make it more complex for the user.  this is just a feature that helps with accuracy.  it might be good to recommend people use it, (Orlandi and Chau's review also recommended using it), especially if you back it up saying that children exhibit that Err P .</w:t>
      </w:r>
    </w:p>
  </w:comment>
  <w:comment w:id="266" w:author="Kim Adams" w:date="2022-07-10T00:10:00Z" w:initials="">
    <w:p w14:paraId="11120041" w14:textId="77777777" w:rsidR="00DA2C49" w:rsidRDefault="00DA2C49">
      <w:pPr>
        <w:pStyle w:val="Default"/>
      </w:pPr>
    </w:p>
    <w:p w14:paraId="11120042" w14:textId="77777777" w:rsidR="00DA2C49" w:rsidRDefault="00000000">
      <w:pPr>
        <w:pStyle w:val="Default"/>
      </w:pPr>
      <w:r>
        <w:rPr>
          <w:rFonts w:eastAsia="Arial Unicode MS" w:cs="Arial Unicode MS"/>
        </w:rPr>
        <w:t>That figure isn't telling me much.  Is this information going to be in the table?  If so, then the figure wouldn't be necessary.  the paragraph is good enough, I think.  Unless you can show who the authors are in each of the clusters?</w:t>
      </w:r>
    </w:p>
  </w:comment>
  <w:comment w:id="267" w:author="Kim Adams" w:date="2022-07-10T00:11:00Z" w:initials="">
    <w:p w14:paraId="11120043" w14:textId="77777777" w:rsidR="00DA2C49" w:rsidRDefault="00DA2C49">
      <w:pPr>
        <w:pStyle w:val="Default"/>
      </w:pPr>
    </w:p>
    <w:p w14:paraId="11120044" w14:textId="77777777" w:rsidR="00DA2C49" w:rsidRDefault="00000000">
      <w:pPr>
        <w:pStyle w:val="Default"/>
      </w:pPr>
      <w:r>
        <w:rPr>
          <w:rFonts w:eastAsia="Arial Unicode MS" w:cs="Arial Unicode MS"/>
        </w:rPr>
        <w:t>wouldn't this be part of the taxonomy descriptions above?</w:t>
      </w:r>
    </w:p>
  </w:comment>
  <w:comment w:id="268" w:author="Kim Adams" w:date="2022-07-10T00:11:00Z" w:initials="">
    <w:p w14:paraId="11120045" w14:textId="77777777" w:rsidR="00DA2C49" w:rsidRDefault="00DA2C49">
      <w:pPr>
        <w:pStyle w:val="Default"/>
      </w:pPr>
    </w:p>
    <w:p w14:paraId="11120046" w14:textId="77777777" w:rsidR="00DA2C49" w:rsidRDefault="00000000">
      <w:pPr>
        <w:pStyle w:val="Default"/>
      </w:pPr>
      <w:r>
        <w:rPr>
          <w:rFonts w:eastAsia="Arial Unicode MS" w:cs="Arial Unicode MS"/>
        </w:rPr>
        <w:t>what other kind of eye trackers are there?</w:t>
      </w:r>
    </w:p>
  </w:comment>
  <w:comment w:id="269" w:author="Kim Adams" w:date="2022-07-10T00:13:00Z" w:initials="">
    <w:p w14:paraId="11120047" w14:textId="77777777" w:rsidR="00DA2C49" w:rsidRDefault="00DA2C49">
      <w:pPr>
        <w:pStyle w:val="Default"/>
      </w:pPr>
    </w:p>
    <w:p w14:paraId="11120048" w14:textId="77777777" w:rsidR="00DA2C49" w:rsidRDefault="00000000">
      <w:pPr>
        <w:pStyle w:val="Default"/>
      </w:pPr>
      <w:r>
        <w:rPr>
          <w:rFonts w:eastAsia="Arial Unicode MS" w:cs="Arial Unicode MS"/>
        </w:rPr>
        <w:t>I feel like I need an explanation of how they used eye tracking and bci.  it says above that the study wouldn't have been included if the eye tracking was done and then the BCI (like we did with eye tracking for cursor control and BCI for click).  But, I can't really imagine how else it can be used.  Where could you add that?</w:t>
      </w:r>
    </w:p>
  </w:comment>
  <w:comment w:id="280" w:author="Kim Adams" w:date="2022-07-10T00:16:00Z" w:initials="">
    <w:p w14:paraId="11120049" w14:textId="77777777" w:rsidR="00DA2C49" w:rsidRDefault="00DA2C49">
      <w:pPr>
        <w:pStyle w:val="Default"/>
      </w:pPr>
    </w:p>
    <w:p w14:paraId="1112004A" w14:textId="77777777" w:rsidR="00DA2C49" w:rsidRDefault="00000000">
      <w:pPr>
        <w:pStyle w:val="Default"/>
      </w:pPr>
      <w:r>
        <w:rPr>
          <w:rFonts w:eastAsia="Arial Unicode MS" w:cs="Arial Unicode MS"/>
        </w:rPr>
        <w:t>I don't understand what this means.</w:t>
      </w:r>
    </w:p>
  </w:comment>
  <w:comment w:id="284" w:author="Kim Adams" w:date="2022-07-10T02:22:00Z" w:initials="">
    <w:p w14:paraId="1112004B" w14:textId="77777777" w:rsidR="00DA2C49" w:rsidRDefault="00DA2C49">
      <w:pPr>
        <w:pStyle w:val="Default"/>
      </w:pPr>
    </w:p>
    <w:p w14:paraId="1112004C" w14:textId="77777777" w:rsidR="00DA2C49" w:rsidRDefault="00000000">
      <w:pPr>
        <w:pStyle w:val="Default"/>
      </w:pPr>
      <w:r>
        <w:rPr>
          <w:rFonts w:eastAsia="Arial Unicode MS" w:cs="Arial Unicode MS"/>
        </w:rPr>
        <w:t>i like this figure.</w:t>
      </w:r>
    </w:p>
  </w:comment>
  <w:comment w:id="289" w:author="Kim Adams" w:date="2022-07-10T01:44:00Z" w:initials="">
    <w:p w14:paraId="1112004D" w14:textId="77777777" w:rsidR="00DA2C49" w:rsidRDefault="00DA2C49">
      <w:pPr>
        <w:pStyle w:val="Default"/>
      </w:pPr>
    </w:p>
    <w:p w14:paraId="1112004E" w14:textId="77777777" w:rsidR="00DA2C49" w:rsidRDefault="00000000">
      <w:pPr>
        <w:pStyle w:val="Default"/>
      </w:pPr>
      <w:r>
        <w:rPr>
          <w:rFonts w:eastAsia="Arial Unicode MS" w:cs="Arial Unicode MS"/>
        </w:rPr>
        <w:t>this is not a commonly used acronym in the paper.  If you did define it earlier, I've forgotten what it was.  The rule of thumb is to spell out if used less than 7 times.  </w:t>
      </w:r>
    </w:p>
    <w:p w14:paraId="1112004F" w14:textId="77777777" w:rsidR="00DA2C49" w:rsidRDefault="00000000">
      <w:pPr>
        <w:pStyle w:val="Default"/>
      </w:pPr>
      <w:r>
        <w:rPr>
          <w:rFonts w:eastAsia="Arial Unicode MS" w:cs="Arial Unicode MS"/>
        </w:rPr>
        <w:t>Or, if this journal ask you to provide a table of acronyms used, then you could use it.</w:t>
      </w:r>
    </w:p>
  </w:comment>
  <w:comment w:id="294" w:author="Kim Adams" w:date="2022-07-10T01:48:00Z" w:initials="">
    <w:p w14:paraId="11120050" w14:textId="77777777" w:rsidR="00DA2C49" w:rsidRDefault="00DA2C49">
      <w:pPr>
        <w:pStyle w:val="Default"/>
      </w:pPr>
    </w:p>
    <w:p w14:paraId="11120051" w14:textId="77777777" w:rsidR="00DA2C49" w:rsidRDefault="00000000">
      <w:pPr>
        <w:pStyle w:val="Default"/>
      </w:pPr>
      <w:r>
        <w:rPr>
          <w:rFonts w:eastAsia="Arial Unicode MS" w:cs="Arial Unicode MS"/>
        </w:rPr>
        <w:t>I like this figure.</w:t>
      </w:r>
    </w:p>
  </w:comment>
  <w:comment w:id="296" w:author="Kim Adams" w:date="2022-07-10T01:46:00Z" w:initials="">
    <w:p w14:paraId="11120052" w14:textId="77777777" w:rsidR="00DA2C49" w:rsidRDefault="00DA2C49">
      <w:pPr>
        <w:pStyle w:val="Default"/>
      </w:pPr>
    </w:p>
    <w:p w14:paraId="11120053" w14:textId="77777777" w:rsidR="00DA2C49" w:rsidRDefault="00000000">
      <w:pPr>
        <w:pStyle w:val="Default"/>
      </w:pPr>
      <w:r>
        <w:rPr>
          <w:rFonts w:eastAsia="Arial Unicode MS" w:cs="Arial Unicode MS"/>
        </w:rPr>
        <w:t>I'm not seeing what the difference is between this and the first paragraph.</w:t>
      </w:r>
    </w:p>
  </w:comment>
  <w:comment w:id="303" w:author="Kim Adams" w:date="2022-07-10T02:26:00Z" w:initials="">
    <w:p w14:paraId="11120054" w14:textId="77777777" w:rsidR="00DA2C49" w:rsidRDefault="00DA2C49">
      <w:pPr>
        <w:pStyle w:val="Default"/>
      </w:pPr>
    </w:p>
    <w:p w14:paraId="11120055" w14:textId="77777777" w:rsidR="00DA2C49" w:rsidRDefault="00000000">
      <w:pPr>
        <w:pStyle w:val="Default"/>
      </w:pPr>
      <w:r>
        <w:rPr>
          <w:rFonts w:eastAsia="Arial Unicode MS" w:cs="Arial Unicode MS"/>
        </w:rPr>
        <w:t>I like this figure.   But, it's confusing if it's single or multiple stimuli.  if it's visual on the outer and visual on the inner does that mean that there was only visual stimuli?  Was it for only one function or two?  or maybe it doesnt' matter?</w:t>
      </w:r>
    </w:p>
  </w:comment>
  <w:comment w:id="304" w:author="Kim Adams" w:date="2022-07-10T01:49:00Z" w:initials="">
    <w:p w14:paraId="11120056" w14:textId="77777777" w:rsidR="00DA2C49" w:rsidRDefault="00DA2C49">
      <w:pPr>
        <w:pStyle w:val="Default"/>
      </w:pPr>
    </w:p>
    <w:p w14:paraId="11120057" w14:textId="77777777" w:rsidR="00DA2C49" w:rsidRDefault="00000000">
      <w:pPr>
        <w:pStyle w:val="Default"/>
      </w:pPr>
      <w:r>
        <w:rPr>
          <w:rFonts w:eastAsia="Arial Unicode MS" w:cs="Arial Unicode MS"/>
        </w:rPr>
        <w:t>I'm not following with the switch between 20/47 to percentage.  can you use one or the other or both (20 out of 47 (X%)...</w:t>
      </w:r>
    </w:p>
  </w:comment>
  <w:comment w:id="305" w:author="Kim Adams" w:date="2022-07-10T02:24:00Z" w:initials="">
    <w:p w14:paraId="11120058" w14:textId="77777777" w:rsidR="00DA2C49" w:rsidRDefault="00DA2C49">
      <w:pPr>
        <w:pStyle w:val="Default"/>
      </w:pPr>
    </w:p>
    <w:p w14:paraId="11120059" w14:textId="77777777" w:rsidR="00DA2C49" w:rsidRDefault="00000000">
      <w:pPr>
        <w:pStyle w:val="Default"/>
      </w:pPr>
      <w:r>
        <w:rPr>
          <w:rFonts w:eastAsia="Arial Unicode MS" w:cs="Arial Unicode MS"/>
        </w:rPr>
        <w:t>this is confusing.  do you mean ten were operant and X (35%) of those were only operant?</w:t>
      </w:r>
    </w:p>
  </w:comment>
  <w:comment w:id="312" w:author="Kim Adams" w:date="2022-07-10T02:27:00Z" w:initials="">
    <w:p w14:paraId="1112005A" w14:textId="77777777" w:rsidR="00DA2C49" w:rsidRDefault="00DA2C49">
      <w:pPr>
        <w:pStyle w:val="Default"/>
      </w:pPr>
    </w:p>
    <w:p w14:paraId="1112005B" w14:textId="77777777" w:rsidR="00DA2C49" w:rsidRDefault="00000000">
      <w:pPr>
        <w:pStyle w:val="Default"/>
      </w:pPr>
      <w:r>
        <w:rPr>
          <w:rFonts w:eastAsia="Arial Unicode MS" w:cs="Arial Unicode MS"/>
        </w:rPr>
        <w:t>this probably doesn't need to be a figure.  the journal people don't like to make figures if they don't have to.</w:t>
      </w:r>
    </w:p>
  </w:comment>
  <w:comment w:id="318" w:author="Kim Adams" w:date="2022-07-10T01:52:00Z" w:initials="">
    <w:p w14:paraId="1112005C" w14:textId="77777777" w:rsidR="00DA2C49" w:rsidRDefault="00DA2C49">
      <w:pPr>
        <w:pStyle w:val="Default"/>
      </w:pPr>
    </w:p>
    <w:p w14:paraId="1112005D" w14:textId="77777777" w:rsidR="00DA2C49" w:rsidRDefault="00000000">
      <w:pPr>
        <w:pStyle w:val="Default"/>
      </w:pPr>
      <w:r>
        <w:rPr>
          <w:rFonts w:eastAsia="Arial Unicode MS" w:cs="Arial Unicode MS"/>
        </w:rPr>
        <w:t>alternate doesn't seem the right word.  did it alternate back and forth?  do you mean switched to (maybe not the best word since it's used above) or moved to, changed to ? </w:t>
      </w:r>
    </w:p>
    <w:p w14:paraId="1112005E" w14:textId="77777777" w:rsidR="00DA2C49" w:rsidRDefault="00DA2C49">
      <w:pPr>
        <w:pStyle w:val="Default"/>
      </w:pPr>
    </w:p>
    <w:p w14:paraId="1112005F" w14:textId="77777777" w:rsidR="00DA2C49" w:rsidRDefault="00000000">
      <w:pPr>
        <w:pStyle w:val="Default"/>
      </w:pPr>
      <w:r>
        <w:rPr>
          <w:rFonts w:eastAsia="Arial Unicode MS" w:cs="Arial Unicode MS"/>
        </w:rPr>
        <w:t>Also, I think a word is missing in this sentence.  do you mean when it switched to...</w:t>
      </w:r>
    </w:p>
  </w:comment>
  <w:comment w:id="320" w:author="Kim Adams" w:date="2022-07-10T02:28:00Z" w:initials="">
    <w:p w14:paraId="11120060" w14:textId="77777777" w:rsidR="00DA2C49" w:rsidRDefault="00DA2C49">
      <w:pPr>
        <w:pStyle w:val="Default"/>
      </w:pPr>
    </w:p>
    <w:p w14:paraId="11120061" w14:textId="77777777" w:rsidR="00DA2C49" w:rsidRDefault="00000000">
      <w:pPr>
        <w:pStyle w:val="Default"/>
      </w:pPr>
      <w:r>
        <w:rPr>
          <w:rFonts w:eastAsia="Arial Unicode MS" w:cs="Arial Unicode MS"/>
        </w:rPr>
        <w:t>Figure not referenced, and probably not needed.  the numbers are pretty easy to follow.</w:t>
      </w:r>
    </w:p>
  </w:comment>
  <w:comment w:id="325" w:author="Kim Adams" w:date="2022-07-10T01:53:00Z" w:initials="">
    <w:p w14:paraId="11120062" w14:textId="77777777" w:rsidR="00DA2C49" w:rsidRDefault="00DA2C49">
      <w:pPr>
        <w:pStyle w:val="Default"/>
      </w:pPr>
    </w:p>
    <w:p w14:paraId="11120063" w14:textId="77777777" w:rsidR="00DA2C49" w:rsidRDefault="00000000">
      <w:pPr>
        <w:pStyle w:val="Default"/>
      </w:pPr>
      <w:r>
        <w:rPr>
          <w:rFonts w:eastAsia="Arial Unicode MS" w:cs="Arial Unicode MS"/>
        </w:rPr>
        <w:t>I'd delete this.  it would need a citation.  and it's not needed.</w:t>
      </w:r>
    </w:p>
  </w:comment>
  <w:comment w:id="329" w:author="Kim Adams" w:date="2022-07-10T01:54:00Z" w:initials="">
    <w:p w14:paraId="11120064" w14:textId="77777777" w:rsidR="00DA2C49" w:rsidRDefault="00DA2C49">
      <w:pPr>
        <w:pStyle w:val="Default"/>
      </w:pPr>
    </w:p>
    <w:p w14:paraId="11120065" w14:textId="77777777" w:rsidR="00DA2C49" w:rsidRDefault="00000000">
      <w:pPr>
        <w:pStyle w:val="Default"/>
      </w:pPr>
      <w:r>
        <w:rPr>
          <w:rFonts w:eastAsia="Arial Unicode MS" w:cs="Arial Unicode MS"/>
        </w:rPr>
        <w:t>it's confusing to switch to only percentage when other things are presented as X out of 42.  Stay consistent, whatever you pick.</w:t>
      </w:r>
    </w:p>
  </w:comment>
  <w:comment w:id="330" w:author="Kim Adams" w:date="2022-07-10T01:55:00Z" w:initials="">
    <w:p w14:paraId="11120066" w14:textId="77777777" w:rsidR="00DA2C49" w:rsidRDefault="00DA2C49">
      <w:pPr>
        <w:pStyle w:val="Default"/>
      </w:pPr>
    </w:p>
    <w:p w14:paraId="11120067" w14:textId="77777777" w:rsidR="00DA2C49" w:rsidRDefault="00000000">
      <w:pPr>
        <w:pStyle w:val="Default"/>
      </w:pPr>
      <w:r>
        <w:rPr>
          <w:rFonts w:eastAsia="Arial Unicode MS" w:cs="Arial Unicode MS"/>
        </w:rPr>
        <w:t>Then how was it included in the study?  I thought one of the inclusion criteria was that it needed to control something.  Was the intended, or future goal to control something?  Or did these get included because they controlled the computer?</w:t>
      </w:r>
    </w:p>
  </w:comment>
  <w:comment w:id="331" w:author="Kim Adams" w:date="2022-07-10T01:56:00Z" w:initials="">
    <w:p w14:paraId="11120068" w14:textId="77777777" w:rsidR="00DA2C49" w:rsidRDefault="00DA2C49">
      <w:pPr>
        <w:pStyle w:val="Default"/>
      </w:pPr>
    </w:p>
    <w:p w14:paraId="11120069" w14:textId="77777777" w:rsidR="00DA2C49" w:rsidRDefault="00000000">
      <w:pPr>
        <w:pStyle w:val="Default"/>
      </w:pPr>
      <w:r>
        <w:rPr>
          <w:rFonts w:eastAsia="Arial Unicode MS" w:cs="Arial Unicode MS"/>
        </w:rPr>
        <w:t>this makes me think that there were 13 to improve performance and some other number doing something else.  Can you just say how many were for spelling?</w:t>
      </w:r>
    </w:p>
  </w:comment>
  <w:comment w:id="334" w:author="Kim Adams" w:date="2022-07-10T01:57:00Z" w:initials="">
    <w:p w14:paraId="1112006A" w14:textId="77777777" w:rsidR="00DA2C49" w:rsidRDefault="00DA2C49">
      <w:pPr>
        <w:pStyle w:val="Default"/>
      </w:pPr>
    </w:p>
    <w:p w14:paraId="1112006B" w14:textId="77777777" w:rsidR="00DA2C49" w:rsidRDefault="00000000">
      <w:pPr>
        <w:pStyle w:val="Default"/>
      </w:pPr>
      <w:r>
        <w:rPr>
          <w:rFonts w:eastAsia="Arial Unicode MS" w:cs="Arial Unicode MS"/>
        </w:rPr>
        <w:t>still seems like a weird word.  devices that were moved with brain signals.</w:t>
      </w:r>
    </w:p>
  </w:comment>
  <w:comment w:id="337" w:author="Kim Adams" w:date="2022-07-10T01:59:00Z" w:initials="">
    <w:p w14:paraId="1112006C" w14:textId="77777777" w:rsidR="00DA2C49" w:rsidRDefault="00DA2C49">
      <w:pPr>
        <w:pStyle w:val="Default"/>
      </w:pPr>
    </w:p>
    <w:p w14:paraId="1112006D" w14:textId="77777777" w:rsidR="00DA2C49" w:rsidRDefault="00000000">
      <w:pPr>
        <w:pStyle w:val="Default"/>
      </w:pPr>
      <w:r>
        <w:rPr>
          <w:rFonts w:eastAsia="Arial Unicode MS" w:cs="Arial Unicode MS"/>
        </w:rPr>
        <w:t>not the right word.  the things in this sentence are not parallel: </w:t>
      </w:r>
    </w:p>
    <w:p w14:paraId="1112006E" w14:textId="77777777" w:rsidR="00DA2C49" w:rsidRDefault="00000000">
      <w:pPr>
        <w:pStyle w:val="Default"/>
      </w:pPr>
      <w:r>
        <w:rPr>
          <w:rFonts w:eastAsia="Arial Unicode MS" w:cs="Arial Unicode MS"/>
        </w:rPr>
        <w:t>Four &lt;studies&gt; implemented cursors or games, </w:t>
      </w:r>
    </w:p>
    <w:p w14:paraId="1112006F" w14:textId="77777777" w:rsidR="00DA2C49" w:rsidRDefault="00000000">
      <w:pPr>
        <w:pStyle w:val="Default"/>
      </w:pPr>
      <w:r>
        <w:rPr>
          <w:rFonts w:eastAsia="Arial Unicode MS" w:cs="Arial Unicode MS"/>
        </w:rPr>
        <w:t>four &lt;bci systems&gt; controlled robotic devices and </w:t>
      </w:r>
    </w:p>
    <w:p w14:paraId="11120070" w14:textId="77777777" w:rsidR="00DA2C49" w:rsidRDefault="00000000">
      <w:pPr>
        <w:pStyle w:val="Default"/>
      </w:pPr>
      <w:r>
        <w:rPr>
          <w:rFonts w:eastAsia="Arial Unicode MS" w:cs="Arial Unicode MS"/>
        </w:rPr>
        <w:t>two &lt;sets of researchers&gt; developed home automation systems.</w:t>
      </w:r>
    </w:p>
    <w:p w14:paraId="11120071" w14:textId="77777777" w:rsidR="00DA2C49" w:rsidRDefault="00DA2C49">
      <w:pPr>
        <w:pStyle w:val="Default"/>
      </w:pPr>
    </w:p>
    <w:p w14:paraId="11120072" w14:textId="77777777" w:rsidR="00DA2C49" w:rsidRDefault="00000000">
      <w:pPr>
        <w:pStyle w:val="Default"/>
      </w:pPr>
      <w:r>
        <w:rPr>
          <w:rFonts w:eastAsia="Arial Unicode MS" w:cs="Arial Unicode MS"/>
        </w:rPr>
        <w:t>make them parallel.</w:t>
      </w:r>
    </w:p>
  </w:comment>
  <w:comment w:id="338" w:author="Kim Adams" w:date="2022-07-10T02:29:00Z" w:initials="">
    <w:p w14:paraId="11120073" w14:textId="77777777" w:rsidR="00DA2C49" w:rsidRDefault="00DA2C49">
      <w:pPr>
        <w:pStyle w:val="Default"/>
      </w:pPr>
    </w:p>
    <w:p w14:paraId="11120074" w14:textId="77777777" w:rsidR="00DA2C49" w:rsidRDefault="00000000">
      <w:pPr>
        <w:pStyle w:val="Default"/>
      </w:pPr>
      <w:r>
        <w:rPr>
          <w:rFonts w:eastAsia="Arial Unicode MS" w:cs="Arial Unicode MS"/>
        </w:rPr>
        <w:t>figure not referenced from text.  This one seems useful.</w:t>
      </w:r>
    </w:p>
    <w:p w14:paraId="11120075" w14:textId="77777777" w:rsidR="00DA2C49" w:rsidRDefault="00DA2C49">
      <w:pPr>
        <w:pStyle w:val="Default"/>
      </w:pPr>
    </w:p>
    <w:p w14:paraId="11120076" w14:textId="77777777" w:rsidR="00DA2C49" w:rsidRDefault="00000000">
      <w:pPr>
        <w:pStyle w:val="Default"/>
      </w:pPr>
      <w:r>
        <w:rPr>
          <w:rFonts w:eastAsia="Arial Unicode MS" w:cs="Arial Unicode MS"/>
        </w:rPr>
        <w:t>I'm not sure that "nothing" is the best word to use, though.  Once you answer the comment above about why there were still included, perhaps it will be more clear what word to use. .</w:t>
      </w:r>
    </w:p>
  </w:comment>
  <w:comment w:id="340" w:author="Kim Adams" w:date="2022-07-09T22:29:00Z" w:initials="">
    <w:p w14:paraId="11120077" w14:textId="77777777" w:rsidR="00DA2C49" w:rsidRDefault="00DA2C49">
      <w:pPr>
        <w:pStyle w:val="Default"/>
      </w:pPr>
    </w:p>
    <w:p w14:paraId="11120078" w14:textId="77777777" w:rsidR="00DA2C49" w:rsidRDefault="00000000">
      <w:pPr>
        <w:pStyle w:val="Default"/>
      </w:pPr>
      <w:r>
        <w:rPr>
          <w:rFonts w:eastAsia="Arial Unicode MS" w:cs="Arial Unicode MS"/>
        </w:rPr>
        <w:t>greater than what?</w:t>
      </w:r>
    </w:p>
  </w:comment>
  <w:comment w:id="345" w:author="Kim Adams" w:date="2022-07-10T02:01:00Z" w:initials="">
    <w:p w14:paraId="11120079" w14:textId="77777777" w:rsidR="00DA2C49" w:rsidRDefault="00DA2C49">
      <w:pPr>
        <w:pStyle w:val="Default"/>
      </w:pPr>
    </w:p>
    <w:p w14:paraId="1112007A" w14:textId="77777777" w:rsidR="00DA2C49" w:rsidRDefault="00000000">
      <w:pPr>
        <w:pStyle w:val="Default"/>
      </w:pPr>
      <w:r>
        <w:rPr>
          <w:rFonts w:eastAsia="Arial Unicode MS" w:cs="Arial Unicode MS"/>
        </w:rPr>
        <w:t>yes, they need to go in the article.   you might need to make a couple of tables - maybe one with the taxonomy things, and one with the extra complication things.  </w:t>
      </w:r>
    </w:p>
    <w:p w14:paraId="1112007B" w14:textId="77777777" w:rsidR="00DA2C49" w:rsidRDefault="00000000">
      <w:pPr>
        <w:pStyle w:val="Default"/>
      </w:pPr>
      <w:r>
        <w:rPr>
          <w:rFonts w:eastAsia="Arial Unicode MS" w:cs="Arial Unicode MS"/>
        </w:rPr>
        <w:t>And then supplemental links can take people to the full table?</w:t>
      </w:r>
    </w:p>
  </w:comment>
  <w:comment w:id="353" w:author="Kim Adams" w:date="2022-07-10T02:03:00Z" w:initials="">
    <w:p w14:paraId="1112007C" w14:textId="77777777" w:rsidR="00DA2C49" w:rsidRDefault="00DA2C49">
      <w:pPr>
        <w:pStyle w:val="Default"/>
      </w:pPr>
    </w:p>
    <w:p w14:paraId="1112007D" w14:textId="77777777" w:rsidR="00DA2C49" w:rsidRDefault="00000000">
      <w:pPr>
        <w:pStyle w:val="Default"/>
      </w:pPr>
      <w:r>
        <w:rPr>
          <w:rFonts w:eastAsia="Arial Unicode MS" w:cs="Arial Unicode MS"/>
        </w:rPr>
        <w:t>I think quite a bit of what you've written above could be discussion.  </w:t>
      </w:r>
    </w:p>
    <w:p w14:paraId="1112007E" w14:textId="77777777" w:rsidR="00DA2C49" w:rsidRDefault="00DA2C49">
      <w:pPr>
        <w:pStyle w:val="Default"/>
      </w:pPr>
    </w:p>
    <w:p w14:paraId="1112007F" w14:textId="77777777" w:rsidR="00DA2C49" w:rsidRDefault="00000000">
      <w:pPr>
        <w:pStyle w:val="Default"/>
      </w:pPr>
      <w:r>
        <w:rPr>
          <w:rFonts w:eastAsia="Arial Unicode MS" w:cs="Arial Unicode MS"/>
        </w:rPr>
        <w:t>We'll have to look at some more reviews, but it seems to me that the table is the results, and then all this extra chit chat is the discussion.  </w:t>
      </w:r>
    </w:p>
    <w:p w14:paraId="11120080" w14:textId="77777777" w:rsidR="00DA2C49" w:rsidRDefault="00DA2C49">
      <w:pPr>
        <w:pStyle w:val="Default"/>
      </w:pPr>
    </w:p>
    <w:p w14:paraId="11120081" w14:textId="77777777" w:rsidR="00DA2C49" w:rsidRDefault="00000000">
      <w:pPr>
        <w:pStyle w:val="Default"/>
      </w:pPr>
      <w:r>
        <w:rPr>
          <w:rFonts w:eastAsia="Arial Unicode MS" w:cs="Arial Unicode MS"/>
        </w:rPr>
        <w:t>Plus, you'll need some more points for discussion.  They will  probably be easier to see once the paper is printed out.</w:t>
      </w:r>
    </w:p>
  </w:comment>
  <w:comment w:id="362" w:author="Kim Adams" w:date="2022-07-09T22:24:00Z" w:initials="">
    <w:p w14:paraId="11120082" w14:textId="77777777" w:rsidR="00DA2C49" w:rsidRDefault="00DA2C49">
      <w:pPr>
        <w:pStyle w:val="Default"/>
      </w:pPr>
    </w:p>
    <w:p w14:paraId="11120083" w14:textId="77777777" w:rsidR="00DA2C49" w:rsidRDefault="00000000">
      <w:pPr>
        <w:pStyle w:val="Default"/>
      </w:pPr>
      <w:r>
        <w:rPr>
          <w:rFonts w:eastAsia="Arial Unicode MS" w:cs="Arial Unicode MS"/>
        </w:rPr>
        <w:t>It was good to mention this because the kids are less tolerant of caps.  Come back to that in the discussion.</w:t>
      </w:r>
    </w:p>
  </w:comment>
  <w:comment w:id="365" w:author="Kim Adams" w:date="2022-07-09T22:28:00Z" w:initials="">
    <w:p w14:paraId="11120084" w14:textId="77777777" w:rsidR="00DA2C49" w:rsidRDefault="00DA2C49">
      <w:pPr>
        <w:pStyle w:val="Default"/>
      </w:pPr>
    </w:p>
    <w:p w14:paraId="11120085" w14:textId="77777777" w:rsidR="00DA2C49" w:rsidRDefault="00000000">
      <w:pPr>
        <w:pStyle w:val="Default"/>
      </w:pPr>
      <w:r>
        <w:rPr>
          <w:rFonts w:eastAsia="Arial Unicode MS" w:cs="Arial Unicode MS"/>
        </w:rPr>
        <w:t>Is this a result of your review?  did you learn this from looking at all the papers?</w:t>
      </w:r>
    </w:p>
  </w:comment>
  <w:comment w:id="371" w:author="Kim Adams" w:date="2022-07-09T23:43:00Z" w:initials="">
    <w:p w14:paraId="11120086" w14:textId="77777777" w:rsidR="00DA2C49" w:rsidRDefault="00DA2C49">
      <w:pPr>
        <w:pStyle w:val="Default"/>
      </w:pPr>
    </w:p>
    <w:p w14:paraId="11120087" w14:textId="77777777" w:rsidR="00DA2C49" w:rsidRDefault="00000000">
      <w:pPr>
        <w:pStyle w:val="Default"/>
      </w:pPr>
      <w:r>
        <w:rPr>
          <w:rFonts w:eastAsia="Arial Unicode MS" w:cs="Arial Unicode MS"/>
        </w:rPr>
        <w:t>None of the other definitions mention Children.  This could go in one place together when you mention other things that children might have trouble with.</w:t>
      </w:r>
    </w:p>
  </w:comment>
  <w:comment w:id="376" w:author="Kim Adams" w:date="2022-07-09T23:58:00Z" w:initials="">
    <w:p w14:paraId="0598154C" w14:textId="77777777" w:rsidR="00160E6B" w:rsidRDefault="00160E6B" w:rsidP="00160E6B">
      <w:pPr>
        <w:pStyle w:val="Default"/>
      </w:pPr>
    </w:p>
    <w:p w14:paraId="3675C1AD" w14:textId="77777777" w:rsidR="00160E6B" w:rsidRDefault="00160E6B" w:rsidP="00160E6B">
      <w:pPr>
        <w:pStyle w:val="Default"/>
      </w:pPr>
      <w:r>
        <w:rPr>
          <w:rFonts w:eastAsia="Arial Unicode MS" w:cs="Arial Unicode MS"/>
        </w:rPr>
        <w:t>move to children section.</w:t>
      </w:r>
    </w:p>
  </w:comment>
  <w:comment w:id="383" w:author="Kim Adams" w:date="2022-07-09T22:32:00Z" w:initials="">
    <w:p w14:paraId="11120088" w14:textId="77777777" w:rsidR="00DA2C49" w:rsidRDefault="00DA2C49">
      <w:pPr>
        <w:pStyle w:val="Default"/>
      </w:pPr>
    </w:p>
    <w:p w14:paraId="11120089" w14:textId="77777777" w:rsidR="00DA2C49" w:rsidRDefault="00000000">
      <w:pPr>
        <w:pStyle w:val="Default"/>
      </w:pPr>
      <w:r>
        <w:rPr>
          <w:rFonts w:eastAsia="Arial Unicode MS" w:cs="Arial Unicode MS"/>
        </w:rPr>
        <w:t>not needed here, perhaps in the conclusion as to why this review might be helpful to others.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120000" w15:done="0"/>
  <w15:commentEx w15:paraId="11120002" w15:done="0"/>
  <w15:commentEx w15:paraId="11120004" w15:done="0"/>
  <w15:commentEx w15:paraId="11120006" w15:done="0"/>
  <w15:commentEx w15:paraId="1112000A" w15:done="0"/>
  <w15:commentEx w15:paraId="1112000C" w15:paraIdParent="1112000A" w15:done="0"/>
  <w15:commentEx w15:paraId="1112000E" w15:done="0"/>
  <w15:commentEx w15:paraId="11120010" w15:paraIdParent="1112000E" w15:done="0"/>
  <w15:commentEx w15:paraId="11120012" w15:done="0"/>
  <w15:commentEx w15:paraId="11120014" w15:paraIdParent="11120012" w15:done="0"/>
  <w15:commentEx w15:paraId="11120018" w15:done="0"/>
  <w15:commentEx w15:paraId="1112001A" w15:done="0"/>
  <w15:commentEx w15:paraId="11120020" w15:done="0"/>
  <w15:commentEx w15:paraId="1112002A" w15:done="0"/>
  <w15:commentEx w15:paraId="11120030" w15:done="0"/>
  <w15:commentEx w15:paraId="6CB6E426" w15:paraIdParent="11120030" w15:done="0"/>
  <w15:commentEx w15:paraId="11120040" w15:done="0"/>
  <w15:commentEx w15:paraId="11120042" w15:done="0"/>
  <w15:commentEx w15:paraId="11120044" w15:done="0"/>
  <w15:commentEx w15:paraId="11120046" w15:done="0"/>
  <w15:commentEx w15:paraId="11120048" w15:done="0"/>
  <w15:commentEx w15:paraId="1112004A" w15:done="0"/>
  <w15:commentEx w15:paraId="1112004C" w15:done="0"/>
  <w15:commentEx w15:paraId="1112004F" w15:done="0"/>
  <w15:commentEx w15:paraId="11120051" w15:done="0"/>
  <w15:commentEx w15:paraId="11120053" w15:done="0"/>
  <w15:commentEx w15:paraId="11120055" w15:done="0"/>
  <w15:commentEx w15:paraId="11120057" w15:done="0"/>
  <w15:commentEx w15:paraId="11120059" w15:done="0"/>
  <w15:commentEx w15:paraId="1112005B" w15:done="0"/>
  <w15:commentEx w15:paraId="1112005F" w15:done="0"/>
  <w15:commentEx w15:paraId="11120061" w15:done="0"/>
  <w15:commentEx w15:paraId="11120063" w15:done="0"/>
  <w15:commentEx w15:paraId="11120065" w15:done="0"/>
  <w15:commentEx w15:paraId="11120067" w15:done="0"/>
  <w15:commentEx w15:paraId="11120069" w15:done="0"/>
  <w15:commentEx w15:paraId="1112006B" w15:done="0"/>
  <w15:commentEx w15:paraId="11120072" w15:done="0"/>
  <w15:commentEx w15:paraId="11120076" w15:done="0"/>
  <w15:commentEx w15:paraId="11120078" w15:done="0"/>
  <w15:commentEx w15:paraId="1112007B" w15:done="0"/>
  <w15:commentEx w15:paraId="11120081" w15:done="0"/>
  <w15:commentEx w15:paraId="11120083" w15:done="0"/>
  <w15:commentEx w15:paraId="11120085" w15:done="0"/>
  <w15:commentEx w15:paraId="11120087" w15:done="0"/>
  <w15:commentEx w15:paraId="3675C1AD" w15:done="0"/>
  <w15:commentEx w15:paraId="111200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93E5E" w16cex:dateUtc="2022-07-13T1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120000" w16cid:durableId="2679375D"/>
  <w16cid:commentId w16cid:paraId="11120002" w16cid:durableId="2679375E"/>
  <w16cid:commentId w16cid:paraId="11120004" w16cid:durableId="2679375F"/>
  <w16cid:commentId w16cid:paraId="11120006" w16cid:durableId="26793760"/>
  <w16cid:commentId w16cid:paraId="1112000A" w16cid:durableId="26793761"/>
  <w16cid:commentId w16cid:paraId="1112000C" w16cid:durableId="26793762"/>
  <w16cid:commentId w16cid:paraId="1112000E" w16cid:durableId="26793763"/>
  <w16cid:commentId w16cid:paraId="11120010" w16cid:durableId="26793764"/>
  <w16cid:commentId w16cid:paraId="11120012" w16cid:durableId="26793765"/>
  <w16cid:commentId w16cid:paraId="11120014" w16cid:durableId="26793766"/>
  <w16cid:commentId w16cid:paraId="11120018" w16cid:durableId="26793767"/>
  <w16cid:commentId w16cid:paraId="1112001A" w16cid:durableId="26793768"/>
  <w16cid:commentId w16cid:paraId="11120020" w16cid:durableId="2679376B"/>
  <w16cid:commentId w16cid:paraId="1112002A" w16cid:durableId="2679376F"/>
  <w16cid:commentId w16cid:paraId="11120030" w16cid:durableId="26793772"/>
  <w16cid:commentId w16cid:paraId="6CB6E426" w16cid:durableId="26793E5E"/>
  <w16cid:commentId w16cid:paraId="11120040" w16cid:durableId="2679377A"/>
  <w16cid:commentId w16cid:paraId="11120042" w16cid:durableId="2679377B"/>
  <w16cid:commentId w16cid:paraId="11120044" w16cid:durableId="2679377C"/>
  <w16cid:commentId w16cid:paraId="11120046" w16cid:durableId="2679377D"/>
  <w16cid:commentId w16cid:paraId="11120048" w16cid:durableId="2679377E"/>
  <w16cid:commentId w16cid:paraId="1112004A" w16cid:durableId="2679377F"/>
  <w16cid:commentId w16cid:paraId="1112004C" w16cid:durableId="26793780"/>
  <w16cid:commentId w16cid:paraId="1112004F" w16cid:durableId="26793781"/>
  <w16cid:commentId w16cid:paraId="11120051" w16cid:durableId="26793782"/>
  <w16cid:commentId w16cid:paraId="11120053" w16cid:durableId="26793783"/>
  <w16cid:commentId w16cid:paraId="11120055" w16cid:durableId="26793784"/>
  <w16cid:commentId w16cid:paraId="11120057" w16cid:durableId="26793785"/>
  <w16cid:commentId w16cid:paraId="11120059" w16cid:durableId="26793786"/>
  <w16cid:commentId w16cid:paraId="1112005B" w16cid:durableId="26793787"/>
  <w16cid:commentId w16cid:paraId="1112005F" w16cid:durableId="26793788"/>
  <w16cid:commentId w16cid:paraId="11120061" w16cid:durableId="26793789"/>
  <w16cid:commentId w16cid:paraId="11120063" w16cid:durableId="2679378A"/>
  <w16cid:commentId w16cid:paraId="11120065" w16cid:durableId="2679378B"/>
  <w16cid:commentId w16cid:paraId="11120067" w16cid:durableId="2679378C"/>
  <w16cid:commentId w16cid:paraId="11120069" w16cid:durableId="2679378D"/>
  <w16cid:commentId w16cid:paraId="1112006B" w16cid:durableId="2679378E"/>
  <w16cid:commentId w16cid:paraId="11120072" w16cid:durableId="2679378F"/>
  <w16cid:commentId w16cid:paraId="11120076" w16cid:durableId="26793790"/>
  <w16cid:commentId w16cid:paraId="11120078" w16cid:durableId="26793791"/>
  <w16cid:commentId w16cid:paraId="1112007B" w16cid:durableId="26793792"/>
  <w16cid:commentId w16cid:paraId="11120081" w16cid:durableId="26793793"/>
  <w16cid:commentId w16cid:paraId="11120083" w16cid:durableId="26793794"/>
  <w16cid:commentId w16cid:paraId="11120085" w16cid:durableId="26793795"/>
  <w16cid:commentId w16cid:paraId="11120087" w16cid:durableId="26793796"/>
  <w16cid:commentId w16cid:paraId="3675C1AD" w16cid:durableId="26793F3E"/>
  <w16cid:commentId w16cid:paraId="11120089" w16cid:durableId="267937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1BEE0" w14:textId="77777777" w:rsidR="00905F81" w:rsidRDefault="00905F81">
      <w:r>
        <w:separator/>
      </w:r>
    </w:p>
  </w:endnote>
  <w:endnote w:type="continuationSeparator" w:id="0">
    <w:p w14:paraId="0B39F337" w14:textId="77777777" w:rsidR="00905F81" w:rsidRDefault="00905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5A27" w14:textId="77777777" w:rsidR="00DA2C49" w:rsidRDefault="00DA2C4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EE458" w14:textId="77777777" w:rsidR="00905F81" w:rsidRDefault="00905F81">
      <w:r>
        <w:separator/>
      </w:r>
    </w:p>
  </w:footnote>
  <w:footnote w:type="continuationSeparator" w:id="0">
    <w:p w14:paraId="02ABFA84" w14:textId="77777777" w:rsidR="00905F81" w:rsidRDefault="00905F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82599" w14:textId="77777777" w:rsidR="00DA2C49" w:rsidRDefault="00DA2C4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641B"/>
    <w:multiLevelType w:val="hybridMultilevel"/>
    <w:tmpl w:val="78668358"/>
    <w:numStyleLink w:val="ImportedStyle1"/>
  </w:abstractNum>
  <w:abstractNum w:abstractNumId="1" w15:restartNumberingAfterBreak="0">
    <w:nsid w:val="10037056"/>
    <w:multiLevelType w:val="hybridMultilevel"/>
    <w:tmpl w:val="4138892A"/>
    <w:numStyleLink w:val="ImportedStyle2"/>
  </w:abstractNum>
  <w:abstractNum w:abstractNumId="2" w15:restartNumberingAfterBreak="0">
    <w:nsid w:val="39DD0FD5"/>
    <w:multiLevelType w:val="hybridMultilevel"/>
    <w:tmpl w:val="4138892A"/>
    <w:styleLink w:val="ImportedStyle2"/>
    <w:lvl w:ilvl="0" w:tplc="831402E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6ECDAF6">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DE8466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706B03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787EED56">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DD22C6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B50C84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264D15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025AAC3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1534956"/>
    <w:multiLevelType w:val="hybridMultilevel"/>
    <w:tmpl w:val="78668358"/>
    <w:styleLink w:val="ImportedStyle1"/>
    <w:lvl w:ilvl="0" w:tplc="36F0032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E70E384">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3466AC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FD0A0F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D3649D4">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A6EDE1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034C8E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CA88FE2">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A4A4EC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277522594">
    <w:abstractNumId w:val="3"/>
  </w:num>
  <w:num w:numId="2" w16cid:durableId="1021786149">
    <w:abstractNumId w:val="0"/>
  </w:num>
  <w:num w:numId="3" w16cid:durableId="1468662740">
    <w:abstractNumId w:val="2"/>
  </w:num>
  <w:num w:numId="4" w16cid:durableId="15029144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Gonçalves - Powermig">
    <w15:presenceInfo w15:providerId="AD" w15:userId="S::desenvolvimento.firmware@powermig.com.br::9376c55e-f6ea-4d35-aaa4-22490e08e5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C49"/>
    <w:rsid w:val="00111C71"/>
    <w:rsid w:val="00160E6B"/>
    <w:rsid w:val="002E61C1"/>
    <w:rsid w:val="00400FBE"/>
    <w:rsid w:val="0050618C"/>
    <w:rsid w:val="005121B6"/>
    <w:rsid w:val="00905F81"/>
    <w:rsid w:val="009F4F04"/>
    <w:rsid w:val="00AD37C0"/>
    <w:rsid w:val="00D272B6"/>
    <w:rsid w:val="00DA2C49"/>
    <w:rsid w:val="00E359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A12ED"/>
  <w15:docId w15:val="{44A01870-D8E3-4820-8A1F-C63BB7B4F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t-BR" w:eastAsia="pt-B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tulo2">
    <w:name w:val="heading 2"/>
    <w:next w:val="BodyA"/>
    <w:uiPriority w:val="9"/>
    <w:unhideWhenUsed/>
    <w:qFormat/>
    <w:pPr>
      <w:keepNext/>
      <w:keepLines/>
      <w:spacing w:before="360" w:after="80" w:line="276" w:lineRule="auto"/>
      <w:jc w:val="both"/>
      <w:outlineLvl w:val="1"/>
    </w:pPr>
    <w:rPr>
      <w:rFonts w:eastAsia="Times New Roman"/>
      <w:b/>
      <w:bCs/>
      <w:color w:val="000000"/>
      <w:sz w:val="36"/>
      <w:szCs w:val="36"/>
      <w:u w:color="000000"/>
      <w:lang w:val="pt-PT"/>
      <w14:textOutline w14:w="12700" w14:cap="flat" w14:cmpd="sng" w14:algn="ctr">
        <w14:noFill/>
        <w14:prstDash w14:val="solid"/>
        <w14:miter w14:lim="400000"/>
      </w14:textOutline>
    </w:rPr>
  </w:style>
  <w:style w:type="paragraph" w:styleId="Ttulo3">
    <w:name w:val="heading 3"/>
    <w:next w:val="BodyA"/>
    <w:uiPriority w:val="9"/>
    <w:unhideWhenUsed/>
    <w:qFormat/>
    <w:pPr>
      <w:keepNext/>
      <w:keepLines/>
      <w:spacing w:before="280" w:after="80" w:line="276" w:lineRule="auto"/>
      <w:jc w:val="both"/>
      <w:outlineLvl w:val="2"/>
    </w:pPr>
    <w:rPr>
      <w:rFonts w:eastAsia="Times New Roman"/>
      <w:b/>
      <w:bCs/>
      <w:color w:val="000000"/>
      <w:sz w:val="28"/>
      <w:szCs w:val="28"/>
      <w:u w:color="000000"/>
      <w:lang w:val="pt-PT"/>
      <w14:textOutline w14:w="12700" w14:cap="flat" w14:cmpd="sng" w14:algn="ctr">
        <w14:noFill/>
        <w14:prstDash w14:val="solid"/>
        <w14:miter w14:lim="400000"/>
      </w14:textOutline>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itleA">
    <w:name w:val="Title A"/>
    <w:next w:val="BodyA"/>
    <w:pPr>
      <w:keepNext/>
      <w:keepLines/>
      <w:spacing w:before="480" w:after="120"/>
      <w:jc w:val="both"/>
    </w:pPr>
    <w:rPr>
      <w:rFonts w:cs="Arial Unicode MS"/>
      <w:b/>
      <w:bCs/>
      <w:color w:val="000000"/>
      <w:sz w:val="72"/>
      <w:szCs w:val="72"/>
      <w:u w:color="000000"/>
      <w:lang w:val="en-US"/>
      <w14:textOutline w14:w="12700" w14:cap="flat" w14:cmpd="sng" w14:algn="ctr">
        <w14:noFill/>
        <w14:prstDash w14:val="solid"/>
        <w14:miter w14:lim="400000"/>
      </w14:textOutline>
    </w:rPr>
  </w:style>
  <w:style w:type="paragraph" w:customStyle="1" w:styleId="BodyA">
    <w:name w:val="Body A"/>
    <w:pPr>
      <w:spacing w:after="200" w:line="276" w:lineRule="auto"/>
      <w:jc w:val="both"/>
    </w:pPr>
    <w:rPr>
      <w:rFonts w:cs="Arial Unicode MS"/>
      <w:color w:val="000000"/>
      <w:sz w:val="22"/>
      <w:szCs w:val="22"/>
      <w:u w:color="000000"/>
      <w:lang w:val="pt-PT"/>
      <w14:textOutline w14:w="12700" w14:cap="flat" w14:cmpd="sng" w14:algn="ctr">
        <w14:noFill/>
        <w14:prstDash w14:val="solid"/>
        <w14:miter w14:lim="400000"/>
      </w14:textOutline>
    </w:rPr>
  </w:style>
  <w:style w:type="paragraph" w:customStyle="1" w:styleId="Heading">
    <w:name w:val="Heading"/>
    <w:next w:val="BodyA"/>
    <w:pPr>
      <w:keepNext/>
      <w:keepLines/>
      <w:spacing w:before="240" w:line="276" w:lineRule="auto"/>
      <w:jc w:val="both"/>
      <w:outlineLvl w:val="0"/>
    </w:pPr>
    <w:rPr>
      <w:rFonts w:ascii="Calibri" w:eastAsia="Calibri" w:hAnsi="Calibri" w:cs="Calibri"/>
      <w:color w:val="2E75B5"/>
      <w:sz w:val="32"/>
      <w:szCs w:val="32"/>
      <w:u w:color="2E75B5"/>
      <w:lang w:val="pt-PT"/>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u w:color="000000"/>
      <w:lang w:val="pt-PT"/>
      <w14:textOutline w14:w="12700" w14:cap="flat" w14:cmpd="sng" w14:algn="ctr">
        <w14:noFill/>
        <w14:prstDash w14:val="solid"/>
        <w14:miter w14:lim="400000"/>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customStyle="1" w:styleId="Body">
    <w:name w:val="Body"/>
    <w:rPr>
      <w:rFonts w:eastAsia="Times New Roman"/>
      <w:color w:val="000000"/>
      <w:sz w:val="24"/>
      <w:szCs w:val="24"/>
      <w:u w:color="000000"/>
      <w14:textOutline w14:w="0" w14:cap="flat" w14:cmpd="sng" w14:algn="ctr">
        <w14:noFill/>
        <w14:prstDash w14:val="solid"/>
        <w14:bevel/>
      </w14:textOutline>
    </w:rPr>
  </w:style>
  <w:style w:type="paragraph" w:styleId="Textodecomentrio">
    <w:name w:val="annotation text"/>
    <w:basedOn w:val="Normal"/>
    <w:link w:val="TextodecomentrioCarter"/>
    <w:uiPriority w:val="99"/>
    <w:unhideWhenUsed/>
    <w:rPr>
      <w:sz w:val="20"/>
      <w:szCs w:val="20"/>
    </w:rPr>
  </w:style>
  <w:style w:type="character" w:customStyle="1" w:styleId="TextodecomentrioCarter">
    <w:name w:val="Texto de comentário Caráter"/>
    <w:basedOn w:val="Tipodeletrapredefinidodopargrafo"/>
    <w:link w:val="Textodecomentrio"/>
    <w:uiPriority w:val="99"/>
    <w:rPr>
      <w:lang w:val="en-US" w:eastAsia="en-US"/>
    </w:rPr>
  </w:style>
  <w:style w:type="character" w:styleId="Refdecomentrio">
    <w:name w:val="annotation reference"/>
    <w:basedOn w:val="Tipodeletrapredefinidodopargrafo"/>
    <w:uiPriority w:val="99"/>
    <w:semiHidden/>
    <w:unhideWhenUsed/>
    <w:rPr>
      <w:sz w:val="16"/>
      <w:szCs w:val="16"/>
    </w:rPr>
  </w:style>
  <w:style w:type="paragraph" w:styleId="Reviso">
    <w:name w:val="Revision"/>
    <w:hidden/>
    <w:uiPriority w:val="99"/>
    <w:semiHidden/>
    <w:rsid w:val="00AD37C0"/>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Assuntodecomentrio">
    <w:name w:val="annotation subject"/>
    <w:basedOn w:val="Textodecomentrio"/>
    <w:next w:val="Textodecomentrio"/>
    <w:link w:val="AssuntodecomentrioCarter"/>
    <w:uiPriority w:val="99"/>
    <w:semiHidden/>
    <w:unhideWhenUsed/>
    <w:rsid w:val="009F4F04"/>
    <w:rPr>
      <w:b/>
      <w:bCs/>
    </w:rPr>
  </w:style>
  <w:style w:type="character" w:customStyle="1" w:styleId="AssuntodecomentrioCarter">
    <w:name w:val="Assunto de comentário Caráter"/>
    <w:basedOn w:val="TextodecomentrioCarter"/>
    <w:link w:val="Assuntodecomentrio"/>
    <w:uiPriority w:val="99"/>
    <w:semiHidden/>
    <w:rsid w:val="009F4F04"/>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21</Pages>
  <Words>6084</Words>
  <Characters>32858</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Matheus Gonçalves - Powermig</cp:lastModifiedBy>
  <cp:revision>3</cp:revision>
  <dcterms:created xsi:type="dcterms:W3CDTF">2022-07-13T15:21:00Z</dcterms:created>
  <dcterms:modified xsi:type="dcterms:W3CDTF">2022-07-13T16:08:00Z</dcterms:modified>
</cp:coreProperties>
</file>