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Heading"/>
        <w:spacing w:line="360" w:lineRule="auto"/>
        <w:rPr>
          <w:lang w:val="en-US"/>
        </w:rPr>
      </w:pPr>
      <w:bookmarkStart w:name="_jdfy6xz8mchx2" w:id="71"/>
      <w:bookmarkEnd w:id="71"/>
      <w:r>
        <w:rPr>
          <w:rtl w:val="0"/>
          <w:lang w:val="en-US"/>
        </w:rPr>
        <w:t>R</w:t>
      </w:r>
      <w:r>
        <w:rPr>
          <w:rtl w:val="0"/>
          <w:lang w:val="en-US"/>
        </w:rPr>
        <w:t>eview Objectives</w:t>
      </w:r>
      <w:r>
        <w:rPr>
          <w:lang w:val="en-US"/>
        </w:rPr>
        <w:br w:type="textWrapping"/>
      </w:r>
      <w:commentRangeStart w:id="72"/>
      <w:commentRangeStart w:id="73"/>
    </w:p>
    <w:p>
      <w:pPr>
        <w:pStyle w:val="Body A"/>
      </w:pPr>
      <w:r>
        <w:rPr>
          <w:rtl w:val="0"/>
          <w:lang w:val="en-US"/>
        </w:rPr>
        <w:t>This review was conducted in order to analyze the current state-of-the-art of hBCI</w:t>
      </w:r>
      <w:del w:id="74"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75" w:date="2022-07-11T21:02:00Z" w:author="Matheus Mussi">
        <w:r>
          <w:rPr>
            <w:rtl w:val="0"/>
            <w:lang w:val="en-US"/>
          </w:rPr>
          <w:t xml:space="preserve"> through the lenses of taxonomy</w:t>
        </w:r>
      </w:ins>
      <w:r>
        <w:rPr>
          <w:rtl w:val="0"/>
          <w:lang w:val="en-US"/>
        </w:rPr>
        <w:t xml:space="preserve">. We also proposed </w:t>
      </w:r>
      <w:del w:id="76" w:date="2022-07-11T21:01:00Z" w:author="Matheus Mussi">
        <w:r>
          <w:rPr>
            <w:rtl w:val="0"/>
            <w:lang w:val="fr-FR"/>
          </w:rPr>
          <w:delText>a classification system</w:delText>
        </w:r>
      </w:del>
      <w:ins w:id="77" w:date="2022-07-11T21:01:00Z" w:author="Matheus Mussi">
        <w:r>
          <w:rPr>
            <w:rtl w:val="0"/>
            <w:lang w:val="en-US"/>
          </w:rPr>
          <w:t>some considerations</w:t>
        </w:r>
      </w:ins>
      <w:r>
        <w:rPr>
          <w:rtl w:val="0"/>
          <w:lang w:val="en-US"/>
        </w:rPr>
        <w:t xml:space="preserve"> for features that play a central role on </w:t>
      </w:r>
      <w:ins w:id="78" w:date="2022-07-11T21:03:00Z" w:author="Matheus Mussi">
        <w:r>
          <w:rPr>
            <w:rtl w:val="0"/>
            <w:lang w:val="en-US"/>
          </w:rPr>
          <w:t xml:space="preserve">the </w:t>
        </w:r>
      </w:ins>
      <w:r>
        <w:rPr>
          <w:rtl w:val="0"/>
          <w:lang w:val="en-US"/>
        </w:rPr>
        <w:t>system</w:t>
      </w:r>
      <w:ins w:id="79" w:date="2022-07-11T21:03:00Z" w:author="Matheus Mussi">
        <w:r>
          <w:rPr>
            <w:rtl w:val="0"/>
            <w:lang w:val="en-US"/>
          </w:rPr>
          <w:t>’</w:t>
        </w:r>
      </w:ins>
      <w:ins w:id="80"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81"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72"/>
      <w:r>
        <w:commentReference w:id="72"/>
      </w:r>
      <w:commentRangeEnd w:id="73"/>
      <w:r>
        <w:commentReference w:id="73"/>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82"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83"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84" w:date="2022-07-11T21:05:00Z" w:author="Matheus Mussi">
        <w:r>
          <w:rPr>
            <w:shd w:val="clear" w:color="auto" w:fill="00ff00"/>
            <w:rtl w:val="0"/>
            <w:lang w:val="en-US"/>
          </w:rPr>
          <w:delText>predict the complexity of a system</w:delText>
        </w:r>
      </w:del>
      <w:ins w:id="85"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Unicode MS" w:hAnsi="Arial Unicode MS" w:hint="default"/>
          <w:rtl w:val="1"/>
          <w:lang w:val="ar-SA" w:bidi="ar-SA"/>
        </w:rPr>
        <w:t>’</w:t>
      </w:r>
      <w:r>
        <w:rPr>
          <w:rtl w:val="0"/>
          <w:lang w:val="fr-FR"/>
        </w:rPr>
        <w:t>s perspective.</w:t>
      </w:r>
    </w:p>
    <w:p>
      <w:pPr>
        <w:pStyle w:val="Heading"/>
        <w:rPr>
          <w:lang w:val="en-US"/>
        </w:rPr>
      </w:pPr>
      <w:bookmarkStart w:name="_q57l0vggq21s" w:id="86"/>
      <w:bookmarkEnd w:id="86"/>
      <w:r>
        <w:rPr>
          <w:rtl w:val="0"/>
          <w:lang w:val="en-US"/>
        </w:rPr>
        <w:t>S</w:t>
      </w:r>
      <w:r>
        <w:rPr>
          <w:rtl w:val="0"/>
          <w:lang w:val="en-US"/>
        </w:rPr>
        <w:t>earch Methodology</w:t>
      </w:r>
    </w:p>
    <w:p>
      <w:pPr>
        <w:pStyle w:val="Body A"/>
        <w:rPr>
          <w:i w:val="1"/>
          <w:iCs w:val="1"/>
        </w:rPr>
      </w:pPr>
      <w:del w:id="87" w:date="2022-07-11T21:06:00Z" w:author="Matheus Mussi">
        <w:r>
          <w:rPr>
            <w:rtl w:val="0"/>
            <w:lang w:val="en-US"/>
          </w:rPr>
          <w:delText>The keyword search consisted of four parts: the hybrid modality of the system, using (</w:delText>
        </w:r>
      </w:del>
      <w:del w:id="88" w:date="2022-07-11T21:06:00Z" w:author="Matheus Mussi">
        <w:r>
          <w:rPr>
            <w:i w:val="1"/>
            <w:iCs w:val="1"/>
            <w:rtl w:val="0"/>
            <w:lang w:val="en-US"/>
          </w:rPr>
          <w:delText>Hybrid* OR Multiinput* OR Multi-Sensor* OR Multi-Device* OR Multimodal);</w:delText>
        </w:r>
      </w:del>
      <w:del w:id="89" w:date="2022-07-11T21:06:00Z" w:author="Matheus Mussi">
        <w:r>
          <w:rPr>
            <w:rtl w:val="0"/>
            <w:lang w:val="en-US"/>
          </w:rPr>
          <w:delText xml:space="preserve">the system </w:delText>
        </w:r>
      </w:del>
      <w:del w:id="90" w:date="2022-07-11T21:06:00Z" w:author="Matheus Mussi">
        <w:r>
          <w:rPr>
            <w:i w:val="1"/>
            <w:iCs w:val="1"/>
            <w:rtl w:val="0"/>
            <w:lang w:val="en-US"/>
          </w:rPr>
          <w:delText>(</w:delText>
        </w:r>
      </w:del>
      <w:del w:id="91" w:date="2022-07-11T21:06:00Z" w:author="Matheus Mussi">
        <w:r>
          <w:rPr>
            <w:rFonts w:ascii="Arial Unicode MS" w:hAnsi="Arial Unicode MS" w:hint="default"/>
            <w:rtl w:val="1"/>
            <w:lang w:val="ar-SA" w:bidi="ar-SA"/>
          </w:rPr>
          <w:delText>“</w:delText>
        </w:r>
      </w:del>
      <w:del w:id="92" w:date="2022-07-11T21:06:00Z" w:author="Matheus Mussi">
        <w:r>
          <w:rPr>
            <w:i w:val="1"/>
            <w:iCs w:val="1"/>
            <w:rtl w:val="0"/>
            <w:lang w:val="en-US"/>
          </w:rPr>
          <w:delText>brain computer interface</w:delText>
        </w:r>
      </w:del>
      <w:del w:id="93" w:date="2022-07-11T21:06:00Z" w:author="Matheus Mussi">
        <w:r>
          <w:rPr>
            <w:i w:val="1"/>
            <w:iCs w:val="1"/>
            <w:rtl w:val="0"/>
            <w:lang w:val="en-US"/>
          </w:rPr>
          <w:delText xml:space="preserve">” </w:delText>
        </w:r>
      </w:del>
      <w:del w:id="94" w:date="2022-07-11T21:06:00Z" w:author="Matheus Mussi">
        <w:r>
          <w:rPr>
            <w:i w:val="1"/>
            <w:iCs w:val="1"/>
            <w:rtl w:val="0"/>
            <w:lang w:val="en-US"/>
          </w:rPr>
          <w:delText xml:space="preserve">OR BCI* OR hBCI OR </w:delText>
        </w:r>
      </w:del>
      <w:del w:id="95" w:date="2022-07-11T21:06:00Z" w:author="Matheus Mussi">
        <w:r>
          <w:rPr>
            <w:rFonts w:ascii="Arial Unicode MS" w:hAnsi="Arial Unicode MS" w:hint="default"/>
            <w:rtl w:val="1"/>
            <w:lang w:val="ar-SA" w:bidi="ar-SA"/>
          </w:rPr>
          <w:delText>“</w:delText>
        </w:r>
      </w:del>
      <w:del w:id="96" w:date="2022-07-11T21:06:00Z" w:author="Matheus Mussi">
        <w:r>
          <w:rPr>
            <w:i w:val="1"/>
            <w:iCs w:val="1"/>
            <w:rtl w:val="0"/>
            <w:lang w:val="de-DE"/>
          </w:rPr>
          <w:delText>human machine interface</w:delText>
        </w:r>
      </w:del>
      <w:del w:id="97" w:date="2022-07-11T21:06:00Z" w:author="Matheus Mussi">
        <w:r>
          <w:rPr>
            <w:i w:val="1"/>
            <w:iCs w:val="1"/>
            <w:rtl w:val="0"/>
            <w:lang w:val="en-US"/>
          </w:rPr>
          <w:delText xml:space="preserve">” </w:delText>
        </w:r>
      </w:del>
      <w:del w:id="98" w:date="2022-07-11T21:06:00Z" w:author="Matheus Mussi">
        <w:r>
          <w:rPr>
            <w:i w:val="1"/>
            <w:iCs w:val="1"/>
            <w:rtl w:val="0"/>
            <w:lang w:val="it-IT"/>
          </w:rPr>
          <w:delText>or HMI);</w:delText>
        </w:r>
      </w:del>
      <w:del w:id="99" w:date="2022-07-11T21:06:00Z" w:author="Matheus Mussi">
        <w:r>
          <w:rPr>
            <w:rtl w:val="0"/>
            <w:lang w:val="en-US"/>
          </w:rPr>
          <w:delText xml:space="preserve">the application type </w:delText>
        </w:r>
      </w:del>
      <w:del w:id="100" w:date="2022-07-11T21:06:00Z" w:author="Matheus Mussi">
        <w:r>
          <w:rPr>
            <w:i w:val="1"/>
            <w:iCs w:val="1"/>
            <w:rtl w:val="0"/>
            <w:lang w:val="en-US"/>
          </w:rPr>
          <w:delText xml:space="preserve">(Activit* OR Task* OR Step* OR Assignment* OR Exercise OR Test* OR Execut*); and </w:delText>
        </w:r>
      </w:del>
      <w:del w:id="101" w:date="2022-07-11T21:06:00Z" w:author="Matheus Mussi">
        <w:r>
          <w:rPr>
            <w:rtl w:val="0"/>
            <w:lang w:val="en-US"/>
          </w:rPr>
          <w:delText xml:space="preserve">the main acquisition source </w:delText>
        </w:r>
      </w:del>
      <w:del w:id="102" w:date="2022-07-11T21:06:00Z" w:author="Matheus Mussi">
        <w:r>
          <w:rPr>
            <w:i w:val="1"/>
            <w:iCs w:val="1"/>
            <w:rtl w:val="0"/>
            <w:lang w:val="en-US"/>
          </w:rPr>
          <w:delText>((EEG) OR (electroencephalogra*)) OR (non-invasive)</w:delText>
        </w:r>
      </w:del>
      <w:del w:id="103"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04"/>
      <w:commentRangeStart w:id="105"/>
    </w:p>
    <w:p>
      <w:pPr>
        <w:pStyle w:val="Body A"/>
      </w:pPr>
      <w:r>
        <w:rPr>
          <w:rtl w:val="0"/>
          <w:lang w:val="en-US"/>
        </w:rPr>
        <w:t>A</w:t>
      </w:r>
      <w:commentRangeEnd w:id="104"/>
      <w:r>
        <w:commentReference w:id="104"/>
      </w:r>
      <w:commentRangeEnd w:id="105"/>
      <w:r>
        <w:commentReference w:id="105"/>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Unicode MS" w:hAnsi="Arial Unicode MS"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06" w:date="2022-07-11T21:08:00Z" w:author="Matheus Mussi">
        <w:r>
          <w:rPr>
            <w:strike w:val="1"/>
            <w:dstrike w:val="0"/>
            <w:rtl w:val="0"/>
            <w:lang w:val="en-US"/>
          </w:rPr>
          <w:delText>//conference papers//</w:delText>
        </w:r>
      </w:del>
      <w:del w:id="107" w:date="2022-07-11T21:08:00Z" w:author="Matheus Mussi">
        <w:r>
          <w:rPr>
            <w:rtl w:val="0"/>
            <w:lang w:val="en-US"/>
          </w:rPr>
          <w:delText xml:space="preserve"> </w:delText>
        </w:r>
      </w:del>
      <w:r>
        <w:rPr>
          <w:rtl w:val="0"/>
          <w:lang w:val="en-US"/>
        </w:rPr>
        <w:t xml:space="preserve">and other formats of publication that were not articles </w:t>
      </w:r>
      <w:del w:id="108" w:date="2022-07-11T21:08:00Z" w:author="Matheus Mussi">
        <w:r>
          <w:rPr>
            <w:rtl w:val="0"/>
            <w:lang w:val="en-US"/>
          </w:rPr>
          <w:delText>and</w:delText>
        </w:r>
      </w:del>
      <w:ins w:id="109" w:date="2022-07-11T21:08:00Z" w:author="Matheus Mussi">
        <w:r>
          <w:rPr>
            <w:rtl w:val="0"/>
            <w:lang w:val="en-US"/>
          </w:rPr>
          <w:t>or</w:t>
        </w:r>
      </w:ins>
      <w:r>
        <w:rPr>
          <w:rtl w:val="0"/>
          <w:lang w:val="en-US"/>
        </w:rPr>
        <w:t xml:space="preserve"> conference papers were not included.</w:t>
      </w:r>
      <w:del w:id="110" w:date="2022-07-11T21:08:00Z" w:author="Matheus Mussi">
        <w:r>
          <w:rPr>
            <w:rtl w:val="0"/>
            <w:lang w:val="en-US"/>
          </w:rPr>
          <w:delText xml:space="preserve"> </w:delText>
        </w:r>
      </w:del>
      <w:del w:id="111"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Unicode MS" w:hAnsi="Arial Unicode MS"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12"/>
      <w:r>
        <w:rPr>
          <w:rtl w:val="0"/>
          <w:lang w:val="it-IT"/>
        </w:rPr>
        <w:t>assessment</w:t>
      </w:r>
      <w:commentRangeEnd w:id="112"/>
      <w:r>
        <w:commentReference w:id="112"/>
      </w:r>
      <w:r>
        <w:rPr>
          <w:rtl w:val="0"/>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hint="default"/>
          <w:rtl w:val="1"/>
          <w:lang w:val="ar-SA" w:bidi="ar-SA"/>
        </w:rPr>
        <w:t>’</w:t>
      </w:r>
      <w:r>
        <w:rPr>
          <w:rtl w:val="0"/>
          <w:lang w:val="en-US"/>
        </w:rPr>
        <w:t>s classification and not to the task accomplishments.</w:t>
      </w:r>
    </w:p>
    <w:p>
      <w:pPr>
        <w:pStyle w:val="heading 1"/>
      </w:pPr>
      <w:ins w:id="113" w:date="2022-07-14T02:52:00Z" w:author="Robotics Laboratory">
        <w:r>
          <w:rPr>
            <w:rtl w:val="0"/>
            <w:lang w:val="en-US"/>
          </w:rPr>
          <w:t>Taxonomy Framework</w:t>
        </w:r>
      </w:ins>
    </w:p>
    <w:p>
      <w:pPr>
        <w:pStyle w:val="Body A"/>
        <w:rPr>
          <w:lang w:val="en-US"/>
        </w:rPr>
      </w:pPr>
      <w:bookmarkStart w:name="_j4a4nojt6cn2" w:id="114"/>
      <w:bookmarkEnd w:id="114"/>
      <w:r>
        <w:rPr>
          <w:rtl w:val="0"/>
          <w:lang w:val="en-US"/>
        </w:rPr>
        <w:t>T</w:t>
      </w:r>
      <w:r>
        <w:rPr>
          <w:rtl w:val="0"/>
          <w:lang w:val="en-US"/>
        </w:rPr>
        <w:t>he papers are presented according to</w:t>
      </w:r>
      <w:ins w:id="115" w:date="2022-07-11T20:45:00Z" w:author="Matheus Mussi">
        <w:r>
          <w:rPr>
            <w:rtl w:val="0"/>
            <w:lang w:val="en-US"/>
          </w:rPr>
          <w:t xml:space="preserve"> </w:t>
        </w:r>
      </w:ins>
      <w:r>
        <w:rPr>
          <w:rtl w:val="0"/>
          <w:lang w:val="en-US"/>
        </w:rPr>
        <w:t xml:space="preserve">the taxonomy proposed by Choi et al. (2017). </w:t>
      </w:r>
      <w:del w:id="116"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17" w:date="2022-07-11T20:46:00Z" w:author="Matheus Mussi">
        <w:r>
          <w:rPr>
            <w:strike w:val="1"/>
            <w:dstrike w:val="0"/>
            <w:rtl w:val="0"/>
            <w:lang w:val="en-US"/>
          </w:rPr>
          <w:delText>This structure of categorization helped to group interfaces that worked alike so the performances could be contrasted more easily.</w:delText>
        </w:r>
      </w:del>
      <w:del w:id="118"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119" w:date="2022-07-11T20:51:00Z" w:author="Matheus Mussi">
        <w:r>
          <w:rPr>
            <w:b w:val="1"/>
            <w:bCs w:val="1"/>
            <w:rtl w:val="0"/>
            <w:lang w:val="en-US"/>
          </w:rPr>
          <w:t>,</w:t>
        </w:r>
      </w:ins>
      <w:del w:id="120"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121" w:date="2022-07-13T05:26:00Z" w:author="Matheus Mussi">
        <w:r>
          <w:rPr>
            <w:rtl w:val="0"/>
            <w:lang w:val="en-US"/>
          </w:rPr>
          <w:t>electroencephalography (</w:t>
        </w:r>
      </w:ins>
      <w:r>
        <w:rPr>
          <w:rtl w:val="0"/>
          <w:lang w:val="en-US"/>
        </w:rPr>
        <w:t>EEG</w:t>
      </w:r>
      <w:ins w:id="122" w:date="2022-07-13T05:25:00Z" w:author="Matheus Mussi">
        <w:r>
          <w:rPr>
            <w:rtl w:val="0"/>
            <w:lang w:val="en-US"/>
          </w:rPr>
          <w:t>)</w:t>
        </w:r>
      </w:ins>
      <w:r>
        <w:rPr>
          <w:rtl w:val="0"/>
          <w:lang w:val="en-US"/>
        </w:rPr>
        <w:t xml:space="preserve"> only) or a multi-brain signal approach (e.g., EEG and </w:t>
      </w:r>
      <w:ins w:id="123" w:date="2022-07-13T05:29:00Z" w:author="Matheus Mussi">
        <w:r>
          <w:rPr>
            <w:rtl w:val="0"/>
            <w:lang w:val="en-US"/>
          </w:rPr>
          <w:t xml:space="preserve">functional near-infrared spectroscopy </w:t>
        </w:r>
      </w:ins>
      <w:ins w:id="124" w:date="2022-07-13T05:29:00Z" w:author="Matheus Mussi">
        <w:r>
          <w:rPr>
            <w:rtl w:val="0"/>
            <w:lang w:val="en-US"/>
          </w:rPr>
          <w:t>(</w:t>
        </w:r>
      </w:ins>
      <w:r>
        <w:rPr>
          <w:rtl w:val="0"/>
          <w:lang w:val="en-US"/>
        </w:rPr>
        <w:t>fNIRS</w:t>
      </w:r>
      <w:ins w:id="125" w:date="2022-07-13T05:29:00Z" w:author="Matheus Mussi">
        <w:r>
          <w:rPr>
            <w:rtl w:val="0"/>
            <w:lang w:val="en-US"/>
          </w:rPr>
          <w:t>)</w:t>
        </w:r>
      </w:ins>
      <w:r>
        <w:rPr>
          <w:rtl w:val="0"/>
          <w:lang w:val="en-US"/>
        </w:rPr>
        <w:t xml:space="preserve">). Heterogeneous inputs combine multi-physiological signals (e.g., EEG and </w:t>
      </w:r>
      <w:ins w:id="126" w:date="2022-07-13T05:26:00Z" w:author="Matheus Mussi">
        <w:r>
          <w:rPr>
            <w:rtl w:val="0"/>
            <w:lang w:val="en-US"/>
          </w:rPr>
          <w:t>electromyography (</w:t>
        </w:r>
      </w:ins>
      <w:r>
        <w:rPr>
          <w:rtl w:val="0"/>
          <w:lang w:val="en-US"/>
        </w:rPr>
        <w:t>EMG</w:t>
      </w:r>
      <w:ins w:id="127"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128" w:date="2022-07-11T20:55:00Z" w:author="Matheus Mussi">
        <w:r>
          <w:rPr>
            <w:b w:val="1"/>
            <w:bCs w:val="1"/>
            <w:rtl w:val="0"/>
            <w:lang w:val="en-US"/>
          </w:rPr>
          <w:t>,</w:t>
        </w:r>
      </w:ins>
      <w:del w:id="129"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130" w:date="2022-07-11T20:56:00Z" w:author="Matheus Mussi">
        <w:r>
          <w:rPr>
            <w:b w:val="1"/>
            <w:bCs w:val="1"/>
            <w:rtl w:val="0"/>
            <w:lang w:val="en-US"/>
          </w:rPr>
          <w:t>,</w:t>
        </w:r>
      </w:ins>
      <w:del w:id="131"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132" w:date="2022-07-11T20:56:00Z" w:author="Matheus Mussi">
        <w:r>
          <w:rPr>
            <w:b w:val="1"/>
            <w:bCs w:val="1"/>
            <w:rtl w:val="0"/>
            <w:lang w:val="en-US"/>
          </w:rPr>
          <w:t>,</w:t>
        </w:r>
      </w:ins>
      <w:del w:id="133" w:date="2022-07-11T20:56:00Z" w:author="Matheus Mussi">
        <w:r>
          <w:rPr>
            <w:b w:val="1"/>
            <w:bCs w:val="1"/>
            <w:rtl w:val="0"/>
            <w:lang w:val="en-US"/>
          </w:rPr>
          <w:delText xml:space="preserve"> </w:delText>
        </w:r>
      </w:del>
      <w:del w:id="134"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135"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136" w:date="2022-07-11T20:57:00Z" w:author="Matheus Mussi">
        <w:r>
          <w:rPr>
            <w:b w:val="1"/>
            <w:bCs w:val="1"/>
            <w:rtl w:val="0"/>
            <w:lang w:val="en-US"/>
          </w:rPr>
          <w:t>,</w:t>
        </w:r>
      </w:ins>
      <w:ins w:id="137" w:date="2022-07-12T12:54:00Z" w:author="Matheus Gonçalves - Powermig">
        <w:r>
          <w:rPr>
            <w:b w:val="1"/>
            <w:bCs w:val="1"/>
            <w:rtl w:val="0"/>
            <w:lang w:val="en-US"/>
          </w:rPr>
          <w:t xml:space="preserve"> </w:t>
        </w:r>
      </w:ins>
      <w:ins w:id="138"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139" w:date="2022-07-11T20:57:00Z" w:author="Matheus Mussi">
        <w:r>
          <w:rPr>
            <w:rtl w:val="0"/>
            <w:lang w:val="en-US"/>
          </w:rPr>
          <w:delText xml:space="preserve"> - This is</w:delText>
        </w:r>
      </w:del>
      <w:ins w:id="140" w:date="2022-07-13T05:23:00Z" w:author="Matheus Mussi">
        <w:r>
          <w:rPr>
            <w:rtl w:val="0"/>
            <w:lang w:val="en-US"/>
          </w:rPr>
          <w:t xml:space="preserve"> </w:t>
        </w:r>
      </w:ins>
      <w:ins w:id="141"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42" w:date="2022-07-11T20:58:00Z" w:author="Matheus Mussi">
        <w:r>
          <w:rPr>
            <w:b w:val="1"/>
            <w:bCs w:val="1"/>
            <w:rtl w:val="0"/>
            <w:lang w:val="en-US"/>
          </w:rPr>
          <w:t>,</w:t>
        </w:r>
      </w:ins>
      <w:del w:id="143"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Heading"/>
        <w:rPr>
          <w:lang w:val="en-US"/>
        </w:rPr>
      </w:pPr>
      <w:r>
        <w:rPr>
          <w:rtl w:val="0"/>
          <w:lang w:val="en-US"/>
        </w:rPr>
        <w:t>Search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4"/>
      <w:commentRangeStart w:id="145"/>
      <w:r>
        <w:rPr>
          <w:rtl w:val="0"/>
          <w:lang w:val="en-US"/>
        </w:rPr>
        <w:t>although we did not set a strict exclusion criteria for conference papers.</w:t>
      </w:r>
      <w:commentRangeEnd w:id="144"/>
      <w:r>
        <w:commentReference w:id="144"/>
      </w:r>
      <w:commentRangeEnd w:id="145"/>
      <w:r>
        <w:commentReference w:id="145"/>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46"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47" w:date="2022-07-11T21:12:00Z" w:author="Matheus Mussi">
        <w:r>
          <w:rPr>
            <w:rtl w:val="0"/>
            <w:lang w:val="en-US"/>
          </w:rPr>
          <w:t xml:space="preserve">in </w:t>
        </w:r>
      </w:ins>
      <w:r>
        <w:rPr>
          <w:rtl w:val="0"/>
          <w:lang w:val="en-US"/>
        </w:rPr>
        <w:t xml:space="preserve">the previous </w:t>
      </w:r>
      <w:del w:id="148" w:date="2022-07-11T21:12:00Z" w:author="Matheus Mussi">
        <w:r>
          <w:rPr>
            <w:rtl w:val="0"/>
            <w:lang w:val="en-US"/>
          </w:rPr>
          <w:delText>average</w:delText>
        </w:r>
      </w:del>
      <w:ins w:id="149" w:date="2022-07-11T21:13:00Z" w:author="Matheus Mussi">
        <w:r>
          <w:rPr>
            <w:rtl w:val="0"/>
            <w:lang w:val="en-US"/>
          </w:rPr>
          <w:t>six years.</w:t>
        </w:r>
      </w:ins>
      <w:del w:id="150"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1"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2"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3" w:date="2022-07-11T21:16:00Z" w:author="Matheus Mussi">
        <w:r>
          <w:rPr>
            <w:rtl w:val="0"/>
            <w:lang w:val="en-US"/>
          </w:rPr>
          <w:delText xml:space="preserve"> and Figure YYb shows the age range overlap among the paper</w:delText>
        </w:r>
      </w:del>
      <w:commentRangeStart w:id="154"/>
      <w:del w:id="155" w:date="2022-07-11T21:16:00Z" w:author="Matheus Mussi">
        <w:r>
          <w:rPr>
            <w:rtl w:val="0"/>
            <w:lang w:val="en-US"/>
          </w:rPr>
          <w:delText>s</w:delText>
        </w:r>
      </w:del>
      <w:commentRangeEnd w:id="154"/>
      <w:r>
        <w:commentReference w:id="154"/>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56" w:date="2022-07-12T12:33:00Z" w:author="Matheus Gonçalves - Powermig">
        <w:r>
          <w:rPr>
            <w:rtl w:val="0"/>
            <w:lang w:val="en-US"/>
          </w:rPr>
          <w:delText>MI</w:delText>
        </w:r>
      </w:del>
      <w:ins w:id="157" w:date="2022-07-12T12:33:00Z" w:author="Matheus Gonçalves - Powermig">
        <w:r>
          <w:rPr>
            <w:rtl w:val="0"/>
            <w:lang w:val="en-US"/>
          </w:rPr>
          <w:t>motor imagery (MI)</w:t>
        </w:r>
      </w:ins>
      <w:r>
        <w:rPr>
          <w:rtl w:val="0"/>
          <w:lang w:val="en-US"/>
        </w:rPr>
        <w:t xml:space="preserve">, even though his accuracy was slightly lower than the average of the other </w:t>
      </w:r>
      <w:del w:id="158" w:date="2022-07-11T21:24:00Z" w:author="Matheus Mussi">
        <w:r>
          <w:rPr>
            <w:rtl w:val="0"/>
            <w:lang w:val="en-US"/>
          </w:rPr>
          <w:delText>healthy</w:delText>
        </w:r>
      </w:del>
      <w:ins w:id="159"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Unicode MS" w:hAnsi="Arial Unicode MS"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60" w:date="2022-07-11T21:24:00Z" w:author="Matheus Mussi">
        <w:r>
          <w:rPr>
            <w:rtl w:val="0"/>
            <w:lang w:val="en-US"/>
          </w:rPr>
          <w:delText>healthy</w:delText>
        </w:r>
      </w:del>
      <w:ins w:id="161"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Unicode MS" w:hAnsi="Arial Unicode MS" w:hint="default"/>
          <w:rtl w:val="1"/>
          <w:lang w:val="ar-SA" w:bidi="ar-SA"/>
        </w:rPr>
        <w:t>±</w:t>
      </w:r>
      <w:r>
        <w:rPr>
          <w:rtl w:val="0"/>
          <w:lang w:val="en-US"/>
        </w:rPr>
        <w:t xml:space="preserve">15.2. The study tested an EEG-BCI and an hBCI combining EEG with </w:t>
      </w:r>
      <w:del w:id="162" w:date="2022-07-12T12:34:00Z" w:author="Matheus Gonçalves - Powermig">
        <w:r>
          <w:rPr>
            <w:rtl w:val="0"/>
            <w:lang w:val="de-DE"/>
          </w:rPr>
          <w:delText>HOV</w:delText>
        </w:r>
      </w:del>
      <w:ins w:id="163" w:date="2022-07-12T12:34:00Z" w:author="Matheus Gonçalves - Powermig">
        <w:r>
          <w:rPr>
            <w:rtl w:val="0"/>
            <w:lang w:val="de-DE"/>
          </w:rPr>
          <w:t>horizontal oculoversion</w:t>
        </w:r>
      </w:ins>
      <w:r>
        <w:rPr>
          <w:rtl w:val="0"/>
          <w:lang w:val="en-US"/>
        </w:rPr>
        <w:t>, increasing the accuracy from 58.68</w:t>
      </w:r>
      <w:del w:id="164" w:date="2022-07-11T21:24:00Z" w:author="Matheus Mussi">
        <w:r>
          <w:rPr>
            <w:rtl w:val="0"/>
            <w:lang w:val="en-US"/>
          </w:rPr>
          <w:delText xml:space="preserve"> </w:delText>
        </w:r>
      </w:del>
      <w:r>
        <w:rPr>
          <w:rFonts w:ascii="Arial Unicode MS" w:hAnsi="Arial Unicode MS" w:hint="default"/>
          <w:rtl w:val="1"/>
          <w:lang w:val="ar-SA" w:bidi="ar-SA"/>
        </w:rPr>
        <w:t>±</w:t>
      </w:r>
      <w:del w:id="165" w:date="2022-07-11T21:24:00Z" w:author="Matheus Mussi">
        <w:r>
          <w:rPr>
            <w:rtl w:val="0"/>
            <w:lang w:val="en-US"/>
          </w:rPr>
          <w:delText xml:space="preserve"> </w:delText>
        </w:r>
      </w:del>
      <w:r>
        <w:rPr>
          <w:rtl w:val="0"/>
          <w:lang w:val="en-US"/>
        </w:rPr>
        <w:t>10.62% to 81.25</w:t>
      </w:r>
      <w:del w:id="166" w:date="2022-07-11T21:25:00Z" w:author="Matheus Mussi">
        <w:r>
          <w:rPr>
            <w:rtl w:val="0"/>
            <w:lang w:val="en-US"/>
          </w:rPr>
          <w:delText xml:space="preserve"> </w:delText>
        </w:r>
      </w:del>
      <w:r>
        <w:rPr>
          <w:rFonts w:ascii="Arial Unicode MS" w:hAnsi="Arial Unicode MS" w:hint="default"/>
          <w:rtl w:val="1"/>
          <w:lang w:val="ar-SA" w:bidi="ar-SA"/>
        </w:rPr>
        <w:t>±</w:t>
      </w:r>
      <w:del w:id="167"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Unicode MS" w:hAnsi="Arial Unicode MS" w:hint="default"/>
          <w:rtl w:val="1"/>
          <w:lang w:val="ar-SA" w:bidi="ar-SA"/>
        </w:rPr>
        <w:t>±</w:t>
      </w:r>
      <w:r>
        <w:rPr>
          <w:rtl w:val="0"/>
          <w:lang w:val="en-US"/>
        </w:rPr>
        <w:t>5.27 participants, ranging from 1 to 30 participants. The most common population size was ten participants (21.3%), followed by eleven participants (10.6%), as seen in Figure N.</w:t>
      </w:r>
      <w:ins w:id="168" w:date="2022-07-17T12:33:42Z" w:author="Matheus Mussi">
        <w:r>
          <w:rPr>
            <w:rtl w:val="0"/>
            <w:lang w:val="en-US"/>
          </w:rPr>
          <w:t xml:space="preserve"> </w:t>
        </w:r>
      </w:ins>
      <w:ins w:id="169" w:date="2022-07-17T12:33:42Z" w:author="Matheus Mussi">
        <w:r>
          <w:rPr>
            <w:shd w:val="clear" w:color="auto" w:fill="fbcaa2"/>
            <w:rtl w:val="0"/>
            <w:lang w:val="en-US"/>
          </w:rPr>
          <w:t>Number of offline vs online systems (16 of the 42 only performed offline experiments).</w:t>
        </w:r>
      </w:ins>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114295</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70" w:date="2022-07-11T21:25:00Z" w:author="Matheus Mussi">
        <w:r>
          <w:rPr>
            <w:rtl w:val="0"/>
            <w:lang w:val="it-IT"/>
          </w:rPr>
          <w:delText>One quarter</w:delText>
        </w:r>
      </w:del>
      <w:ins w:id="171" w:date="2022-07-11T21:25:00Z" w:author="Matheus Mussi">
        <w:r>
          <w:rPr>
            <w:rtl w:val="0"/>
            <w:lang w:val="en-US"/>
          </w:rPr>
          <w:t>Twelve out of 42</w:t>
        </w:r>
      </w:ins>
      <w:r>
        <w:rPr>
          <w:rtl w:val="0"/>
          <w:lang w:val="en-US"/>
        </w:rPr>
        <w:t xml:space="preserve"> of systems used the g.USBamp</w:t>
      </w:r>
      <w:ins w:id="172"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3" w:date="2022-07-11T21:27:00Z" w:author="Matheus Mussi">
        <w:r>
          <w:rPr>
            <w:rtl w:val="0"/>
            <w:lang w:val="en-US"/>
          </w:rPr>
          <w:delText xml:space="preserve"> </w:delText>
        </w:r>
      </w:del>
      <w:ins w:id="174" w:date="2022-07-11T21:27:00Z" w:author="Matheus Mussi">
        <w:r>
          <w:rPr>
            <w:rtl w:val="0"/>
            <w:lang w:val="en-US"/>
          </w:rPr>
          <w:t>-</w:t>
        </w:r>
      </w:ins>
      <w:r>
        <w:rPr>
          <w:rtl w:val="0"/>
          <w:lang w:val="en-US"/>
        </w:rPr>
        <w:t xml:space="preserve">style </w:t>
      </w:r>
      <w:del w:id="175" w:date="2022-07-11T21:27:00Z" w:author="Matheus Mussi">
        <w:r>
          <w:rPr>
            <w:rtl w:val="0"/>
            <w:lang w:val="en-US"/>
          </w:rPr>
          <w:delText xml:space="preserve">instead </w:delText>
        </w:r>
      </w:del>
      <w:r>
        <w:rPr>
          <w:rtl w:val="0"/>
          <w:lang w:val="en-US"/>
        </w:rPr>
        <w:t>was the Cognionics</w:t>
      </w:r>
      <w:del w:id="176" w:date="2022-07-11T21:27:00Z" w:author="Matheus Mussi">
        <w:r>
          <w:rPr>
            <w:rtl w:val="0"/>
            <w:lang w:val="en-US"/>
          </w:rPr>
          <w:delText xml:space="preserve"> system</w:delText>
        </w:r>
      </w:del>
      <w:ins w:id="177" w:date="2022-07-11T21:28:00Z" w:author="Matheus Mussi">
        <w:r>
          <w:rPr>
            <w:rtl w:val="0"/>
            <w:lang w:val="en-US"/>
          </w:rPr>
          <w:t>, used in Yang et al. (2020)</w:t>
        </w:r>
      </w:ins>
      <w:r>
        <w:rPr>
          <w:rtl w:val="0"/>
          <w:lang w:val="en-US"/>
        </w:rPr>
        <w:t>. Articles that combined multiple input caps</w:t>
      </w:r>
      <w:del w:id="178" w:date="2022-07-13T05:37:00Z" w:author="Matheus Mussi">
        <w:r>
          <w:rPr>
            <w:rtl w:val="0"/>
            <w:lang w:val="en-US"/>
          </w:rPr>
          <w:delText xml:space="preserve"> (e.g. EEG and NIRS)</w:delText>
        </w:r>
      </w:del>
      <w:r>
        <w:rPr>
          <w:rtl w:val="0"/>
          <w:lang w:val="en-US"/>
        </w:rPr>
        <w:t xml:space="preserve"> were Buccino et al. (2016)</w:t>
      </w:r>
      <w:ins w:id="179" w:date="2022-07-13T05:48:00Z" w:author="Matheus Mussi">
        <w:r>
          <w:rPr>
            <w:rtl w:val="0"/>
            <w:lang w:val="en-US"/>
          </w:rPr>
          <w:t xml:space="preserve"> combining the </w:t>
        </w:r>
      </w:ins>
      <w:ins w:id="180" w:date="2022-07-13T05:48:00Z" w:author="Matheus Mussi">
        <w:r>
          <w:rPr>
            <w:rtl w:val="0"/>
            <w:lang w:val="en-US"/>
          </w:rPr>
          <w:t>microEEG</w:t>
        </w:r>
      </w:ins>
      <w:ins w:id="181" w:date="2022-07-13T05:48:00Z" w:author="Matheus Mussi">
        <w:r>
          <w:rPr>
            <w:rtl w:val="0"/>
            <w:lang w:val="en-US"/>
          </w:rPr>
          <w:t xml:space="preserve"> with the </w:t>
        </w:r>
      </w:ins>
      <w:ins w:id="182" w:date="2022-07-13T05:48:00Z" w:author="Matheus Mussi">
        <w:r>
          <w:rPr>
            <w:rtl w:val="0"/>
            <w:lang w:val="en-US"/>
          </w:rPr>
          <w:t>fNIRS</w:t>
        </w:r>
      </w:ins>
      <w:ins w:id="183" w:date="2022-07-13T05:48:00Z" w:author="Matheus Mussi">
        <w:r>
          <w:rPr>
            <w:rtl w:val="0"/>
            <w:lang w:val="en-US"/>
          </w:rPr>
          <w:t xml:space="preserve"> </w:t>
        </w:r>
      </w:ins>
      <w:ins w:id="184" w:date="2022-07-13T05:48:00Z" w:author="Matheus Mussi">
        <w:r>
          <w:rPr>
            <w:rtl w:val="0"/>
            <w:lang w:val="en-US"/>
          </w:rPr>
          <w:t>NIRScout</w:t>
        </w:r>
      </w:ins>
      <w:r>
        <w:rPr>
          <w:rtl w:val="0"/>
          <w:lang w:val="en-US"/>
        </w:rPr>
        <w:t>, Khalaf et al.(2020)</w:t>
      </w:r>
      <w:ins w:id="185" w:date="2022-07-13T05:48:00Z" w:author="Matheus Mussi">
        <w:r>
          <w:rPr>
            <w:rtl w:val="0"/>
            <w:lang w:val="en-US"/>
          </w:rPr>
          <w:t xml:space="preserve"> combining the </w:t>
        </w:r>
      </w:ins>
      <w:ins w:id="186" w:date="2022-07-13T05:48:00Z" w:author="Matheus Mussi">
        <w:r>
          <w:rPr>
            <w:rtl w:val="0"/>
            <w:lang w:val="en-US"/>
          </w:rPr>
          <w:t>g.USBamp</w:t>
        </w:r>
      </w:ins>
      <w:ins w:id="187" w:date="2022-07-13T05:48:00Z" w:author="Matheus Mussi">
        <w:r>
          <w:rPr>
            <w:rtl w:val="0"/>
            <w:lang w:val="en-US"/>
          </w:rPr>
          <w:t xml:space="preserve"> with the SONARA TCD</w:t>
        </w:r>
      </w:ins>
      <w:r>
        <w:rPr>
          <w:rtl w:val="0"/>
          <w:lang w:val="en-US"/>
        </w:rPr>
        <w:t>, Chiarelli et al. (2018)</w:t>
      </w:r>
      <w:ins w:id="188" w:date="2022-07-13T05:38:00Z" w:author="Matheus Mussi">
        <w:r>
          <w:rPr>
            <w:rtl w:val="0"/>
            <w:lang w:val="en-US"/>
          </w:rPr>
          <w:t xml:space="preserve"> combining the Net300 with the </w:t>
        </w:r>
      </w:ins>
      <w:ins w:id="189" w:date="2022-07-13T05:38:00Z" w:author="Matheus Mussi">
        <w:r>
          <w:rPr>
            <w:rtl w:val="0"/>
            <w:lang w:val="en-US"/>
          </w:rPr>
          <w:t>Imagent</w:t>
        </w:r>
      </w:ins>
      <w:ins w:id="190" w:date="2022-07-13T05:38:00Z" w:author="Matheus Mussi">
        <w:r>
          <w:rPr>
            <w:rtl w:val="0"/>
            <w:lang w:val="en-US"/>
          </w:rPr>
          <w:t xml:space="preserve"> </w:t>
        </w:r>
      </w:ins>
      <w:ins w:id="191" w:date="2022-07-13T05:38:00Z" w:author="Matheus Mussi">
        <w:r>
          <w:rPr>
            <w:rtl w:val="0"/>
            <w:lang w:val="en-US"/>
          </w:rPr>
          <w:t>fNIRS</w:t>
        </w:r>
      </w:ins>
      <w:r>
        <w:rPr>
          <w:rtl w:val="0"/>
          <w:lang w:val="en-US"/>
        </w:rPr>
        <w:t>, Shin et al.(2018)</w:t>
      </w:r>
      <w:ins w:id="192" w:date="2022-07-13T05:47:00Z" w:author="Matheus Mussi">
        <w:r>
          <w:rPr>
            <w:rtl w:val="0"/>
            <w:lang w:val="en-US"/>
          </w:rPr>
          <w:t xml:space="preserve"> combining </w:t>
        </w:r>
      </w:ins>
      <w:ins w:id="193" w:date="2022-07-13T05:47:00Z" w:author="Matheus Mussi">
        <w:r>
          <w:rPr>
            <w:rtl w:val="0"/>
            <w:lang w:val="en-US"/>
          </w:rPr>
          <w:t>Biosemi</w:t>
        </w:r>
      </w:ins>
      <w:ins w:id="194" w:date="2022-07-13T05:47:00Z" w:author="Matheus Mussi">
        <w:r>
          <w:rPr>
            <w:rtl w:val="0"/>
            <w:lang w:val="en-US"/>
          </w:rPr>
          <w:t xml:space="preserve"> with LIGHTNIRS</w:t>
        </w:r>
      </w:ins>
      <w:r>
        <w:rPr>
          <w:rtl w:val="0"/>
          <w:lang w:val="en-US"/>
        </w:rPr>
        <w:t xml:space="preserve"> and Glowinsky et al. (2018)</w:t>
      </w:r>
      <w:ins w:id="195" w:date="2022-07-13T05:48:00Z" w:author="Matheus Mussi">
        <w:r>
          <w:rPr>
            <w:rtl w:val="0"/>
            <w:lang w:val="en-US"/>
          </w:rPr>
          <w:t xml:space="preserve"> combining </w:t>
        </w:r>
      </w:ins>
      <w:ins w:id="196" w:date="2022-07-13T05:48:00Z" w:author="Matheus Mussi">
        <w:r>
          <w:rPr>
            <w:rtl w:val="0"/>
            <w:lang w:val="en-US"/>
          </w:rPr>
          <w:t>BrainAmp</w:t>
        </w:r>
      </w:ins>
      <w:ins w:id="197" w:date="2022-07-13T05:48:00Z" w:author="Matheus Mussi">
        <w:r>
          <w:rPr>
            <w:rtl w:val="0"/>
            <w:lang w:val="en-US"/>
          </w:rPr>
          <w:t xml:space="preserve"> with ETG-4000 NIRS</w:t>
        </w:r>
      </w:ins>
      <w:r>
        <w:rPr>
          <w:rtl w:val="0"/>
          <w:lang w:val="en-US"/>
        </w:rPr>
        <w:t>.</w:t>
      </w:r>
      <w:r>
        <w:rPr>
          <w:lang w:val="en-US"/>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tl w:val="0"/>
          <w:lang w:val="en-US"/>
        </w:rPr>
        <w:t xml:space="preserve"> </w:t>
      </w:r>
    </w:p>
    <w:p>
      <w:pPr>
        <w:pStyle w:val="Body A"/>
        <w:rPr>
          <w:ins w:id="198" w:date="2022-07-17T12:15:48Z" w:author="Matheus Mussi"/>
          <w:shd w:val="clear" w:color="auto" w:fill="fbcaa2"/>
          <w:lang w:val="en-US"/>
        </w:rPr>
      </w:pPr>
      <w:ins w:id="199" w:date="2022-07-17T12:51:11Z" w:author="Matheus Mussi">
        <w:r>
          <w:rPr>
            <w:shd w:val="clear" w:color="auto" w:fill="fbcaa2"/>
            <w:rtl w:val="0"/>
            <w:lang w:val="en-US"/>
          </w:rPr>
          <w:t>The stated tools that were used for the development of hBCI are represented in Figure PP. Programming languages, toolboxes, stimuli generators and processing tools were considered. The most used language was MatLab, followed by Python and C#, C and C++</w:t>
        </w:r>
      </w:ins>
      <w:ins w:id="200" w:date="2022-07-17T12:37:31Z" w:author="Matheus Mussi">
        <w:r>
          <w:rPr>
            <w:shd w:val="clear" w:color="auto" w:fill="fbcaa2"/>
            <w:rtl w:val="0"/>
            <w:lang w:val="en-US"/>
          </w:rPr>
          <w:t>.</w:t>
        </w:r>
      </w:ins>
      <w:ins w:id="201" w:date="2022-07-17T12:51:36Z" w:author="Matheus Mussi">
        <w:r>
          <w:rPr>
            <w:shd w:val="clear" w:color="auto" w:fill="fbcaa2"/>
            <w:rtl w:val="0"/>
            <w:lang w:val="en-US"/>
          </w:rPr>
          <w:t xml:space="preserve"> BCI2000, Psychotoolbox and EEGLAB were the most used toolboxes, usually paired with MatLab. </w:t>
        </w:r>
      </w:ins>
      <w:r>
        <w:rPr>
          <w:shd w:val="clear" w:color="auto" w:fill="fbcaa2"/>
          <w:lang w:val="en-US"/>
        </w:rPr>
        <w:drawing xmlns:a="http://schemas.openxmlformats.org/drawingml/2006/main">
          <wp:anchor distT="152400" distB="152400" distL="152400" distR="152400" simplePos="0" relativeHeight="251669504" behindDoc="0" locked="0" layoutInCell="1" allowOverlap="1">
            <wp:simplePos x="0" y="0"/>
            <wp:positionH relativeFrom="page">
              <wp:posOffset>2389780</wp:posOffset>
            </wp:positionH>
            <wp:positionV relativeFrom="line">
              <wp:posOffset>301368</wp:posOffset>
            </wp:positionV>
            <wp:extent cx="2980139"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39" cy="3200400"/>
                    </a:xfrm>
                    <a:prstGeom prst="rect">
                      <a:avLst/>
                    </a:prstGeom>
                    <a:ln w="12700" cap="flat">
                      <a:noFill/>
                      <a:miter lim="400000"/>
                    </a:ln>
                    <a:effectLst/>
                  </pic:spPr>
                </pic:pic>
              </a:graphicData>
            </a:graphic>
          </wp:anchor>
        </w:drawing>
      </w:r>
    </w:p>
    <w:p>
      <w:pPr>
        <w:pStyle w:val="Body A"/>
        <w:rPr>
          <w:ins w:id="202" w:date="2022-07-17T12:15:48Z" w:author="Matheus Mussi"/>
          <w:lang w:val="en-US"/>
        </w:rPr>
      </w:pPr>
      <w:ins w:id="203" w:date="2022-07-17T12:53:03Z" w:author="Matheus Mussi">
        <w:r>
          <w:rPr>
            <w:rtl w:val="0"/>
            <w:lang w:val="en-US"/>
          </w:rPr>
          <w:t>Some articles also made available the individual i</w:t>
        </w:r>
      </w:ins>
      <w:ins w:id="204" w:date="2022-07-17T12:52:32Z" w:author="Matheus Mussi">
        <w:r>
          <w:rPr>
            <w:rtl w:val="0"/>
            <w:lang w:val="en-US"/>
          </w:rPr>
          <w:t>nput</w:t>
        </w:r>
      </w:ins>
      <w:ins w:id="205" w:date="2022-07-17T13:00:16Z" w:author="Matheus Mussi">
        <w:r>
          <w:rPr>
            <w:rtl w:val="0"/>
            <w:lang w:val="en-US"/>
          </w:rPr>
          <w:t xml:space="preserve"> results while in hybrid mode during online trials.</w:t>
        </w:r>
      </w:ins>
      <w:ins w:id="206" w:date="2022-07-17T12:53:53Z" w:author="Matheus Mussi">
        <w:r>
          <w:rPr>
            <w:rtl w:val="0"/>
            <w:lang w:val="en-US"/>
          </w:rPr>
          <w:t xml:space="preserve"> </w:t>
        </w:r>
      </w:ins>
      <w:ins w:id="207" w:date="2022-07-17T12:54:34Z" w:author="Matheus Mussi">
        <w:r>
          <w:rPr>
            <w:rtl w:val="0"/>
            <w:lang w:val="en-US"/>
          </w:rPr>
          <w:t>For the Figure Jj, when</w:t>
        </w:r>
      </w:ins>
      <w:ins w:id="208" w:date="2022-07-17T12:55:06Z" w:author="Matheus Mussi">
        <w:r>
          <w:rPr>
            <w:rtl w:val="0"/>
            <w:lang w:val="en-US"/>
          </w:rPr>
          <w:t xml:space="preserve"> </w:t>
        </w:r>
      </w:ins>
      <w:ins w:id="209" w:date="2022-07-17T12:54:38Z" w:author="Matheus Mussi">
        <w:r>
          <w:rPr>
            <w:rtl w:val="0"/>
            <w:lang w:val="en-US"/>
          </w:rPr>
          <w:t>multiple</w:t>
        </w:r>
      </w:ins>
      <w:ins w:id="210" w:date="2022-07-17T12:53:53Z" w:author="Matheus Mussi">
        <w:r>
          <w:rPr>
            <w:rtl w:val="0"/>
            <w:lang w:val="en-US"/>
          </w:rPr>
          <w:t xml:space="preserve"> conditions were tested (</w:t>
        </w:r>
      </w:ins>
      <w:ins w:id="211" w:date="2022-07-17T12:55:23Z" w:author="Matheus Mussi">
        <w:r>
          <w:rPr>
            <w:rtl w:val="0"/>
            <w:lang w:val="en-US"/>
          </w:rPr>
          <w:t xml:space="preserve">e.g. results with </w:t>
        </w:r>
      </w:ins>
      <w:ins w:id="212" w:date="2022-07-17T12:55:28Z" w:author="Matheus Mussi">
        <w:r>
          <w:rPr>
            <w:rtl w:val="0"/>
            <w:lang w:val="en-US"/>
          </w:rPr>
          <w:t>different number of</w:t>
        </w:r>
      </w:ins>
      <w:ins w:id="213" w:date="2022-07-17T12:53:53Z" w:author="Matheus Mussi">
        <w:r>
          <w:rPr>
            <w:rtl w:val="0"/>
            <w:lang w:val="en-US"/>
          </w:rPr>
          <w:t xml:space="preserve"> runs, with and without correction</w:t>
        </w:r>
      </w:ins>
      <w:ins w:id="214" w:date="2022-07-17T12:55:49Z" w:author="Matheus Mussi">
        <w:r>
          <w:rPr>
            <w:rtl w:val="0"/>
            <w:lang w:val="en-US"/>
          </w:rPr>
          <w:t xml:space="preserve"> mechanisms</w:t>
        </w:r>
      </w:ins>
      <w:ins w:id="215" w:date="2022-07-17T12:53:53Z" w:author="Matheus Mussi">
        <w:r>
          <w:rPr>
            <w:rtl w:val="0"/>
            <w:lang w:val="en-US"/>
          </w:rPr>
          <w:t>, with more or less samples</w:t>
        </w:r>
      </w:ins>
      <w:ins w:id="216" w:date="2022-07-17T12:55:54Z" w:author="Matheus Mussi">
        <w:r>
          <w:rPr>
            <w:rtl w:val="0"/>
            <w:lang w:val="en-US"/>
          </w:rPr>
          <w:t>, etc.</w:t>
        </w:r>
      </w:ins>
      <w:ins w:id="217" w:date="2022-07-17T12:56:15Z" w:author="Matheus Mussi">
        <w:r>
          <w:rPr>
            <w:rtl w:val="0"/>
            <w:lang w:val="en-US"/>
          </w:rPr>
          <w:t>), the best results</w:t>
        </w:r>
      </w:ins>
      <w:ins w:id="218" w:date="2022-07-17T12:56:24Z" w:author="Matheus Mussi">
        <w:r>
          <w:rPr>
            <w:rtl w:val="0"/>
            <w:lang w:val="en-US"/>
          </w:rPr>
          <w:t xml:space="preserve"> were considered</w:t>
        </w:r>
      </w:ins>
      <w:ins w:id="219" w:date="2022-07-17T12:56:35Z" w:author="Matheus Mussi">
        <w:r>
          <w:rPr>
            <w:rtl w:val="0"/>
            <w:lang w:val="en-US"/>
          </w:rPr>
          <w:t xml:space="preserve">. We also gave preference </w:t>
        </w:r>
      </w:ins>
      <w:ins w:id="220" w:date="2022-07-17T12:56:32Z" w:author="Matheus Mussi">
        <w:r>
          <w:rPr>
            <w:rtl w:val="0"/>
            <w:lang w:val="en-US"/>
          </w:rPr>
          <w:t>to</w:t>
        </w:r>
      </w:ins>
      <w:ins w:id="221" w:date="2022-07-17T12:57:02Z" w:author="Matheus Mussi">
        <w:r>
          <w:rPr>
            <w:rtl w:val="0"/>
            <w:lang w:val="en-US"/>
          </w:rPr>
          <w:t xml:space="preserve"> results </w:t>
        </w:r>
      </w:ins>
      <w:ins w:id="222" w:date="2022-07-17T12:56:58Z" w:author="Matheus Mussi">
        <w:r>
          <w:rPr>
            <w:rtl w:val="0"/>
            <w:lang w:val="en-US"/>
          </w:rPr>
          <w:t>from</w:t>
        </w:r>
      </w:ins>
      <w:ins w:id="223" w:date="2022-07-17T12:56:15Z" w:author="Matheus Mussi">
        <w:r>
          <w:rPr>
            <w:rtl w:val="0"/>
            <w:lang w:val="en-US"/>
          </w:rPr>
          <w:t xml:space="preserve"> real-world control</w:t>
        </w:r>
      </w:ins>
      <w:ins w:id="224" w:date="2022-07-17T12:56:49Z" w:author="Matheus Mussi">
        <w:r>
          <w:rPr>
            <w:rtl w:val="0"/>
            <w:lang w:val="en-US"/>
          </w:rPr>
          <w:t xml:space="preserve"> applications</w:t>
        </w:r>
      </w:ins>
      <w:ins w:id="225" w:date="2022-07-17T13:00:31Z" w:author="Matheus Mussi">
        <w:r>
          <w:rPr>
            <w:rtl w:val="0"/>
            <w:lang w:val="en-US"/>
          </w:rPr>
          <w:t xml:space="preserve"> rather than simulations. Eye gaze and EOG activities (blinking, frowning, vertical/horizontal movements, etc) were reported as eye-tasks.</w:t>
        </w:r>
      </w:ins>
      <w:r>
        <w:rPr>
          <w:lang w:val="en-US"/>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ins w:id="226" w:date="2022-07-14T12:13:00Z" w:author="Matheus Gonçalves - Powermig"/>
          <w:lang w:val="en-US"/>
        </w:rPr>
      </w:pPr>
      <w:r>
        <w:rPr>
          <w:rtl w:val="0"/>
          <w:lang w:val="en-US"/>
        </w:rPr>
        <w:t xml:space="preserve">Some papers presented more than one variation of </w:t>
      </w:r>
      <w:ins w:id="227" w:date="2022-07-14T12:09:00Z" w:author="Matheus Gonçalves - Powermig">
        <w:r>
          <w:rPr>
            <w:rtl w:val="0"/>
            <w:lang w:val="en-US"/>
          </w:rPr>
          <w:t xml:space="preserve">the </w:t>
        </w:r>
      </w:ins>
      <w:r>
        <w:rPr>
          <w:rtl w:val="0"/>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228" w:date="2022-07-13T19:20:00Z" w:author="Matheus Mussi">
        <w:r>
          <w:rPr>
            <w:rtl w:val="0"/>
            <w:lang w:val="en-US"/>
          </w:rPr>
          <w:delText>varied the role of operation</w:delText>
        </w:r>
      </w:del>
      <w:ins w:id="229" w:date="2022-07-13T19:21:00Z" w:author="Matheus Mussi">
        <w:r>
          <w:rPr>
            <w:rtl w:val="0"/>
            <w:lang w:val="en-US"/>
          </w:rPr>
          <w:t>did both sequential and simultaneous stimuli interfaces</w:t>
        </w:r>
      </w:ins>
      <w:r>
        <w:rPr>
          <w:rtl w:val="0"/>
          <w:lang w:val="en-US"/>
        </w:rPr>
        <w:t xml:space="preserve"> (An et al., 2014 &amp; Ahn et al., 2014).</w:t>
      </w:r>
      <w:ins w:id="230" w:date="2022-07-14T12:09:00Z" w:author="Matheus Gonçalves - Powermig">
        <w:r>
          <w:rPr>
            <w:rtl w:val="0"/>
            <w:lang w:val="en-US"/>
          </w:rPr>
          <w:t xml:space="preserve"> Therefore, all statistics were calculated with </w:t>
        </w:r>
      </w:ins>
      <w:ins w:id="231" w:date="2022-07-14T12:09:00Z" w:author="Matheus Gonçalves - Powermig">
        <w:r>
          <w:rPr>
            <w:rtl w:val="0"/>
            <w:lang w:val="en-US"/>
          </w:rPr>
          <w:t>47 total systems, unless otherwise stated.</w:t>
        </w:r>
      </w:ins>
    </w:p>
    <w:p>
      <w:pPr>
        <w:pStyle w:val="heading 2"/>
        <w:rPr>
          <w:lang w:val="en-US"/>
        </w:rPr>
      </w:pPr>
      <w:r>
        <w:rPr>
          <w:rtl w:val="0"/>
          <w:lang w:val="en-US"/>
        </w:rPr>
        <w:t>Taxonomy report</w:t>
      </w:r>
    </w:p>
    <w:p>
      <w:pPr>
        <w:pStyle w:val="heading 3"/>
        <w:rPr>
          <w:lang w:val="en-US"/>
        </w:rPr>
      </w:pPr>
      <w:bookmarkStart w:name="_s1zrehkhcsy0" w:id="232"/>
      <w:bookmarkEnd w:id="232"/>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233" w:date="2022-07-13T19:23:00Z" w:author="Matheus Mussi">
        <w:r>
          <w:rPr>
            <w:rtl w:val="0"/>
            <w:lang w:val="de-DE"/>
          </w:rPr>
          <w:delText>VET</w:delText>
        </w:r>
      </w:del>
      <w:ins w:id="234" w:date="2022-07-13T19:23:00Z" w:author="Matheus Mussi">
        <w:r>
          <w:rPr>
            <w:rtl w:val="0"/>
            <w:lang w:val="en-US"/>
          </w:rPr>
          <w:t>video-based eye tracker</w:t>
        </w:r>
      </w:ins>
      <w:r>
        <w:rPr>
          <w:rtl w:val="0"/>
          <w:lang w:val="en-US"/>
        </w:rPr>
        <w:t>.</w:t>
      </w:r>
    </w:p>
    <w:p>
      <w:pPr>
        <w:pStyle w:val="heading 3"/>
        <w:rPr>
          <w:lang w:val="en-US"/>
        </w:rPr>
      </w:pPr>
      <w:bookmarkStart w:name="_bog06t7v3ger" w:id="235"/>
      <w:bookmarkEnd w:id="235"/>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236" w:date="2022-07-13T19:30:00Z" w:author="Matheus Mussi">
        <w:r>
          <w:rPr>
            <w:rtl w:val="0"/>
            <w:lang w:val="en-US"/>
          </w:rPr>
          <w:delText xml:space="preserve">In total, SSEP was the most used, followed by SMR, ERP, </w:delText>
        </w:r>
      </w:del>
      <w:del w:id="237" w:date="2022-07-13T19:30:00Z" w:author="Matheus Mussi">
        <w:r>
          <w:rPr>
            <w:rtl w:val="0"/>
            <w:lang w:val="en-US"/>
          </w:rPr>
          <w:delText>µ</w:delText>
        </w:r>
      </w:del>
      <w:del w:id="238" w:date="2022-07-13T19:30:00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w:t>
      </w: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339088</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en-US"/>
        </w:rPr>
        <w:t xml:space="preserve">the </w:t>
      </w:r>
      <w:r>
        <w:rPr>
          <w:rtl w:val="0"/>
          <w:lang w:val="fr-FR"/>
        </w:rPr>
        <w:t>figure</w:t>
      </w:r>
      <w:r>
        <w:rPr>
          <w:rtl w:val="0"/>
          <w:lang w:val="en-US"/>
        </w:rPr>
        <w:t>.</w:t>
      </w:r>
    </w:p>
    <w:p>
      <w:pPr>
        <w:pStyle w:val="Body A"/>
        <w:rPr>
          <w:lang w:val="en-US"/>
        </w:rPr>
      </w:pPr>
    </w:p>
    <w:p>
      <w:pPr>
        <w:pStyle w:val="heading 3"/>
        <w:rPr>
          <w:lang w:val="en-US"/>
        </w:rPr>
      </w:pPr>
      <w:bookmarkStart w:name="_gqlws7d78u8x" w:id="239"/>
      <w:bookmarkEnd w:id="239"/>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240" w:date="2022-07-13T19:34:00Z" w:author="Matheus Mussi">
        <w:r>
          <w:rPr>
            <w:rtl w:val="0"/>
            <w:lang w:val="en-US"/>
          </w:rPr>
          <w:t xml:space="preserve"> The matching color sections between the inner and </w:t>
        </w:r>
      </w:ins>
      <w:ins w:id="241" w:date="2022-07-13T19:34:00Z" w:author="Matheus Mussi">
        <w:r>
          <w:rPr>
            <w:rtl w:val="0"/>
            <w:lang w:val="en-US"/>
          </w:rPr>
          <w:t>outter</w:t>
        </w:r>
      </w:ins>
      <w:ins w:id="242" w:date="2022-07-13T19:34:00Z" w:author="Matheus Mussi">
        <w:r>
          <w:rPr>
            <w:rtl w:val="0"/>
            <w:lang w:val="en-US"/>
          </w:rPr>
          <w:t xml:space="preserve"> ring indicate a single stimulus modality.</w:t>
        </w:r>
      </w:ins>
      <w:r>
        <w:rPr>
          <w:rtl w:val="0"/>
          <w:lang w:val="en-US"/>
        </w:rPr>
        <w:t xml:space="preserve"> The two most utilized stimulus modalities were visual and operant. Twenty of the 47 systems were purely visual, and </w:t>
      </w:r>
      <w:ins w:id="243" w:date="2022-07-13T21:41:00Z" w:author="Matheus Mussi">
        <w:r>
          <w:rPr>
            <w:rtl w:val="0"/>
            <w:lang w:val="en-US"/>
          </w:rPr>
          <w:t xml:space="preserve">32 </w:t>
        </w:r>
      </w:ins>
      <w:del w:id="244" w:date="2022-07-13T21:41:00Z" w:author="Matheus Mussi">
        <w:r>
          <w:rPr>
            <w:rtl w:val="0"/>
            <w:lang w:val="en-US"/>
          </w:rPr>
          <w:delText>51.6%</w:delText>
        </w:r>
      </w:del>
      <w:ins w:id="245" w:date="2022-07-13T21:41:00Z" w:author="Matheus Mussi">
        <w:r>
          <w:rPr>
            <w:rtl w:val="0"/>
            <w:lang w:val="en-US"/>
          </w:rPr>
          <w:t>systems</w:t>
        </w:r>
      </w:ins>
      <w:r>
        <w:rPr>
          <w:rtl w:val="0"/>
          <w:lang w:val="en-US"/>
        </w:rPr>
        <w:t xml:space="preserve"> </w:t>
      </w:r>
      <w:del w:id="246" w:date="2022-07-13T21:41:00Z" w:author="Matheus Mussi">
        <w:r>
          <w:rPr>
            <w:rtl w:val="0"/>
            <w:lang w:val="en-US"/>
          </w:rPr>
          <w:delText xml:space="preserve">of the total </w:delText>
        </w:r>
      </w:del>
      <w:r>
        <w:rPr>
          <w:rtl w:val="0"/>
          <w:lang w:val="en-US"/>
        </w:rPr>
        <w:t xml:space="preserve">had visual stimulus combinations. Ten systems were based on operant stimuli and </w:t>
      </w:r>
      <w:del w:id="247" w:date="2022-07-13T21:42:00Z" w:author="Matheus Mussi">
        <w:r>
          <w:rPr>
            <w:rtl w:val="0"/>
            <w:lang w:val="en-US"/>
          </w:rPr>
          <w:delText>35.5%</w:delText>
        </w:r>
      </w:del>
      <w:ins w:id="248" w:date="2022-07-13T21:42:00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249"/>
      <w:bookmarkEnd w:id="249"/>
      <w:r>
        <w:rPr>
          <w:rtl w:val="0"/>
          <w:lang w:val="en-US"/>
        </w:rPr>
        <w:t>R</w:t>
      </w:r>
      <w:r>
        <w:rPr>
          <w:rtl w:val="0"/>
          <w:lang w:val="en-US"/>
        </w:rPr>
        <w:t>ole of operation</w:t>
      </w:r>
    </w:p>
    <w:p>
      <w:pPr>
        <w:pStyle w:val="Body A"/>
        <w:rPr>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250" w:date="2022-07-13T21:44:00Z" w:author="Matheus Mussi">
        <w:r>
          <w:rPr>
            <w:rtl w:val="0"/>
            <w:lang w:val="en-US"/>
          </w:rPr>
          <w:delText>, as shown in Figure BB</w:delText>
        </w:r>
      </w:del>
      <w:r>
        <w:rPr>
          <w:rtl w:val="0"/>
          <w:lang w:val="en-US"/>
        </w:rPr>
        <w:t>.</w:t>
      </w:r>
    </w:p>
    <w:p>
      <w:pPr>
        <w:pStyle w:val="heading 3"/>
        <w:rPr>
          <w:lang w:val="en-US"/>
        </w:rPr>
      </w:pPr>
      <w:bookmarkStart w:name="_gc56yy9ine0m" w:id="251"/>
      <w:r>
        <w:rPr>
          <w:rtl w:val="0"/>
          <w:lang w:val="en-US"/>
        </w:rPr>
        <w:t>Mode of operation</w:t>
      </w:r>
      <w:bookmarkEnd w:id="251"/>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252" w:date="2022-07-13T21:46:00Z" w:author="Matheus Mussi">
        <w:r>
          <w:rPr>
            <w:rtl w:val="0"/>
            <w:lang w:val="en-US"/>
          </w:rPr>
          <w:t xml:space="preserve">the </w:t>
        </w:r>
      </w:ins>
      <w:del w:id="253" w:date="2022-07-13T21:46:00Z" w:author="Matheus Mussi">
        <w:r>
          <w:rPr>
            <w:rtl w:val="0"/>
            <w:lang w:val="en-US"/>
          </w:rPr>
          <w:delText xml:space="preserve">switched to </w:delText>
        </w:r>
      </w:del>
      <w:r>
        <w:rPr>
          <w:rtl w:val="0"/>
          <w:lang w:val="en-US"/>
        </w:rPr>
        <w:t>EEG</w:t>
      </w:r>
      <w:ins w:id="254" w:date="2022-07-13T21:46:00Z" w:author="Matheus Mussi">
        <w:r>
          <w:rPr>
            <w:rtl w:val="0"/>
            <w:lang w:val="en-US"/>
          </w:rPr>
          <w:t xml:space="preserve"> mode was selected</w:t>
        </w:r>
      </w:ins>
      <w:del w:id="255" w:date="2022-07-13T21:45:00Z" w:author="Matheus Mussi">
        <w:r>
          <w:rPr>
            <w:rtl w:val="0"/>
            <w:lang w:val="en-US"/>
          </w:rPr>
          <w:delText xml:space="preserve"> mode</w:delText>
        </w:r>
      </w:del>
      <w:r>
        <w:rPr>
          <w:rtl w:val="0"/>
          <w:lang w:val="en-US"/>
        </w:rPr>
        <w:t xml:space="preserve">, the system </w:t>
      </w:r>
      <w:del w:id="256" w:date="2022-07-13T21:45:00Z" w:author="Matheus Mussi">
        <w:r>
          <w:rPr>
            <w:rtl w:val="0"/>
            <w:lang w:val="it-IT"/>
          </w:rPr>
          <w:delText>alternate</w:delText>
        </w:r>
      </w:del>
      <w:ins w:id="257" w:date="2022-07-10T01:51:00Z" w:author="Kim Adams">
        <w:del w:id="258" w:date="2022-07-13T21:45:00Z" w:author="Matheus Mussi">
          <w:r>
            <w:rPr>
              <w:rtl w:val="0"/>
              <w:lang w:val="en-US"/>
            </w:rPr>
            <w:delText>d</w:delText>
          </w:r>
        </w:del>
      </w:ins>
      <w:del w:id="259" w:date="2022-07-13T21:45:00Z" w:author="Matheus Mussi">
        <w:r>
          <w:rPr>
            <w:rtl w:val="0"/>
            <w:lang w:val="en-US"/>
          </w:rPr>
          <w:delText xml:space="preserve"> to synchronous</w:delText>
        </w:r>
      </w:del>
      <w:ins w:id="260" w:date="2022-07-13T21:46:00Z" w:author="Matheus Mussi">
        <w:r>
          <w:rPr>
            <w:rtl w:val="0"/>
            <w:lang w:val="en-US"/>
          </w:rPr>
          <w:t>switched to cue-based operation</w:t>
        </w:r>
      </w:ins>
      <w:r>
        <w:rPr>
          <w:rtl w:val="0"/>
          <w:lang w:val="en-US"/>
        </w:rPr>
        <w:t>.</w:t>
      </w:r>
      <w:ins w:id="261" w:date="2022-07-10T02:28:00Z" w:author="Kim Adams">
        <w:r>
          <w:rPr>
            <w:rtl w:val="0"/>
            <w:lang w:val="en-US"/>
          </w:rPr>
          <w:t xml:space="preserve"> </w:t>
        </w:r>
      </w:ins>
    </w:p>
    <w:p>
      <w:pPr>
        <w:pStyle w:val="heading 3"/>
        <w:rPr>
          <w:lang w:val="en-US"/>
        </w:rPr>
      </w:pPr>
      <w:r>
        <w:rPr>
          <w:rtl w:val="0"/>
          <w:lang w:val="en-US"/>
        </w:rPr>
        <w:t>Task Categories</w:t>
      </w:r>
    </w:p>
    <w:p>
      <w:pPr>
        <w:pStyle w:val="Body B"/>
        <w:rPr>
          <w:strike w:val="1"/>
          <w:dstrike w:val="0"/>
        </w:rPr>
      </w:pPr>
      <w:del w:id="262" w:date="2022-07-13T21:47:00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263" w:date="2022-07-13T21:53:00Z" w:author="Matheus Mussi">
        <w:r>
          <w:rPr>
            <w:rtl w:val="0"/>
            <w:lang w:val="en-US"/>
          </w:rPr>
          <w:delText>38.3%</w:delText>
        </w:r>
      </w:del>
      <w:ins w:id="264" w:date="2022-07-13T21:53:00Z" w:author="Matheus Mussi">
        <w:r>
          <w:rPr>
            <w:rtl w:val="0"/>
            <w:lang w:val="en-US"/>
          </w:rPr>
          <w:t>18</w:t>
        </w:r>
      </w:ins>
      <w:r>
        <w:rPr>
          <w:rtl w:val="0"/>
          <w:lang w:val="en-US"/>
        </w:rPr>
        <w:t xml:space="preserve"> of systems </w:t>
      </w:r>
      <w:del w:id="265" w:date="2022-07-13T21:53:00Z" w:author="Matheus Mussi">
        <w:r>
          <w:rPr>
            <w:rtl w:val="0"/>
            <w:lang w:val="en-US"/>
          </w:rPr>
          <w:delText>did not control any</w:delText>
        </w:r>
      </w:del>
      <w:ins w:id="266" w:date="2022-07-13T21:54:00Z" w:author="Matheus Mussi">
        <w:r>
          <w:rPr>
            <w:rtl w:val="0"/>
            <w:lang w:val="en-US"/>
          </w:rPr>
          <w:t xml:space="preserve">were oriented to control but did not </w:t>
        </w:r>
      </w:ins>
      <w:ins w:id="267" w:date="2022-07-13T21:54:00Z" w:author="Matheus Mussi">
        <w:r>
          <w:rPr>
            <w:rtl w:val="0"/>
            <w:lang w:val="en-US"/>
          </w:rPr>
          <w:t>controling</w:t>
        </w:r>
      </w:ins>
      <w:ins w:id="268" w:date="2022-07-13T21:54:00Z" w:author="Matheus Mussi">
        <w:r>
          <w:rPr>
            <w:rtl w:val="0"/>
            <w:lang w:val="en-US"/>
          </w:rPr>
          <w:t xml:space="preserve"> a specific</w:t>
        </w:r>
      </w:ins>
      <w:r>
        <w:rPr>
          <w:rtl w:val="0"/>
          <w:lang w:val="en-US"/>
        </w:rPr>
        <w:t xml:space="preserve"> device </w:t>
      </w:r>
      <w:del w:id="269" w:date="2022-07-13T21:54:00Z" w:author="Matheus Mussi">
        <w:r>
          <w:rPr>
            <w:rtl w:val="0"/>
            <w:lang w:val="en-US"/>
          </w:rPr>
          <w:delText>or external task</w:delText>
        </w:r>
      </w:del>
      <w:ins w:id="270" w:date="2022-07-13T22:03:00Z" w:author="Matheus Mussi">
        <w:r>
          <w:rPr>
            <w:rtl w:val="0"/>
            <w:lang w:val="en-US"/>
          </w:rPr>
          <w:t>other than the interface, as represented in Figure H</w:t>
        </w:r>
      </w:ins>
      <w:r>
        <w:rPr>
          <w:rtl w:val="0"/>
          <w:lang w:val="en-US"/>
        </w:rPr>
        <w:t xml:space="preserve">. The most common application was for spellers with </w:t>
      </w:r>
      <w:del w:id="271" w:date="2022-07-13T21:56:00Z" w:author="Matheus Mussi">
        <w:r>
          <w:rPr>
            <w:rtl w:val="0"/>
            <w:lang w:val="en-US"/>
          </w:rPr>
          <w:delText>thirteen</w:delText>
        </w:r>
      </w:del>
      <w:ins w:id="272" w:date="2022-07-13T21:56:00Z" w:author="Matheus Mussi">
        <w:r>
          <w:rPr>
            <w:rtl w:val="0"/>
            <w:lang w:val="en-US"/>
          </w:rPr>
          <w:t>13</w:t>
        </w:r>
      </w:ins>
      <w:r>
        <w:rPr>
          <w:rtl w:val="0"/>
          <w:lang w:val="en-US"/>
        </w:rPr>
        <w:t xml:space="preserve"> systems</w:t>
      </w:r>
      <w:del w:id="273" w:date="2022-07-13T21:56:00Z" w:author="Matheus Mussi">
        <w:r>
          <w:rPr>
            <w:rtl w:val="0"/>
            <w:lang w:val="en-US"/>
          </w:rPr>
          <w:delText xml:space="preserve"> attempting to improve its performance</w:delText>
        </w:r>
      </w:del>
      <w:r>
        <w:rPr>
          <w:rtl w:val="0"/>
          <w:lang w:val="en-US"/>
        </w:rPr>
        <w:t xml:space="preserve">. Six articles controlled devices that were </w:t>
      </w:r>
      <w:del w:id="274" w:date="2022-07-13T21:57:00Z" w:author="Matheus Mussi">
        <w:r>
          <w:rPr>
            <w:rtl w:val="0"/>
            <w:lang w:val="en-US"/>
          </w:rPr>
          <w:delText>displaced</w:delText>
        </w:r>
      </w:del>
      <w:ins w:id="275" w:date="2022-07-13T21:57:00Z" w:author="Matheus Mussi">
        <w:r>
          <w:rPr>
            <w:rtl w:val="0"/>
            <w:lang w:val="en-US"/>
          </w:rPr>
          <w:t>moved</w:t>
        </w:r>
      </w:ins>
      <w:r>
        <w:rPr>
          <w:rtl w:val="0"/>
          <w:lang w:val="en-US"/>
        </w:rPr>
        <w:t xml:space="preserve"> </w:t>
      </w:r>
      <w:ins w:id="276" w:date="2022-07-13T21:57:00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277" w:date="2022-07-13T22:02:00Z" w:author="Matheus Mussi">
        <w:r>
          <w:rPr>
            <w:rtl w:val="0"/>
            <w:lang w:val="en-US"/>
          </w:rPr>
          <w:t>had</w:t>
        </w:r>
      </w:ins>
      <w:del w:id="278" w:date="2022-07-13T22:02:00Z" w:author="Matheus Mussi">
        <w:r>
          <w:rPr>
            <w:rtl w:val="0"/>
            <w:lang w:val="en-US"/>
          </w:rPr>
          <w:delText>controlled</w:delText>
        </w:r>
      </w:del>
      <w:r>
        <w:rPr>
          <w:rtl w:val="0"/>
          <w:lang w:val="en-US"/>
        </w:rPr>
        <w:t xml:space="preserve"> robotic devices and two </w:t>
      </w:r>
      <w:del w:id="279" w:date="2022-07-13T22:03:00Z" w:author="Matheus Mussi">
        <w:r>
          <w:rPr>
            <w:rtl w:val="0"/>
            <w:lang w:val="en-US"/>
          </w:rPr>
          <w:delText>developed</w:delText>
        </w:r>
      </w:del>
      <w:ins w:id="280" w:date="2022-07-13T22:03:00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strike w:val="1"/>
          <w:dstrike w:val="0"/>
          <w:lang w:val="en-US"/>
        </w:rPr>
      </w:pPr>
    </w:p>
    <w:p>
      <w:pPr>
        <w:pStyle w:val="Body A"/>
      </w:pPr>
      <w:r>
        <w:rPr>
          <w:rtl w:val="0"/>
          <w:lang w:val="en-US"/>
        </w:rPr>
        <w:t>&lt;&lt;TABLE WITH ALL THE ATICLES&gt;&gt; &lt;&lt;</w:t>
      </w:r>
      <w:commentRangeStart w:id="281"/>
      <w:r>
        <w:rPr>
          <w:rtl w:val="0"/>
          <w:lang w:val="de-DE"/>
        </w:rPr>
        <w:t>HERE</w:t>
      </w:r>
      <w:commentRangeEnd w:id="281"/>
      <w:r>
        <w:commentReference w:id="281"/>
      </w:r>
      <w:r>
        <w:rPr>
          <w:rtl w:val="0"/>
          <w:lang w:val="en-US"/>
        </w:rPr>
        <w:t xml:space="preserve"> OR IN SUPPLEMENTARY MATERIAL?&gt;&gt;</w:t>
      </w:r>
    </w:p>
    <w:p>
      <w:pPr>
        <w:pStyle w:val="Heading"/>
        <w:rPr>
          <w:lang w:val="en-US"/>
        </w:rPr>
      </w:pPr>
      <w:ins w:id="282" w:date="2022-07-14T12:13:00Z" w:author="Matheus Gonçalves - Powermig">
        <w:r>
          <w:rPr>
            <w:rtl w:val="0"/>
            <w:lang w:val="en-US"/>
          </w:rPr>
          <w:t>Discussion</w:t>
        </w:r>
      </w:ins>
    </w:p>
    <w:p>
      <w:pPr>
        <w:pStyle w:val="heading 2"/>
        <w:rPr>
          <w:lang w:val="en-US"/>
        </w:rPr>
      </w:pPr>
      <w:r>
        <w:rPr>
          <w:rtl w:val="0"/>
          <w:lang w:val="en-US"/>
        </w:rPr>
        <w:t xml:space="preserve">Complexity </w:t>
      </w:r>
      <w:del w:id="283" w:date="2022-07-11T21:29:00Z" w:author="Matheus Mussi">
        <w:r>
          <w:rPr>
            <w:rtl w:val="0"/>
            <w:lang w:val="en-US"/>
          </w:rPr>
          <w:delText>analysis</w:delText>
        </w:r>
      </w:del>
      <w:ins w:id="284"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85" w:date="2022-07-11T21:31:00Z" w:author="Matheus Mussi">
        <w:r>
          <w:rPr>
            <w:rtl w:val="0"/>
            <w:lang w:val="en-US"/>
          </w:rPr>
          <w:t>hBCI</w:t>
        </w:r>
      </w:ins>
      <w:ins w:id="286" w:date="2022-07-11T21:31:00Z" w:author="Matheus Mussi">
        <w:r>
          <w:rPr>
            <w:rtl w:val="0"/>
            <w:lang w:val="en-US"/>
          </w:rPr>
          <w:t xml:space="preserve"> </w:t>
        </w:r>
      </w:ins>
      <w:r>
        <w:rPr>
          <w:rtl w:val="0"/>
          <w:lang w:val="en-US"/>
        </w:rPr>
        <w:t>system</w:t>
      </w:r>
      <w:ins w:id="287" w:date="2022-07-11T21:40:00Z" w:author="Matheus Mussi">
        <w:r>
          <w:rPr>
            <w:rtl w:val="0"/>
            <w:lang w:val="en-US"/>
          </w:rPr>
          <w:t xml:space="preserve">. The first five were advenient from taxonomic traits and the others were related to the interface. These features are important to be considered when designing </w:t>
        </w:r>
      </w:ins>
      <w:ins w:id="288" w:date="2022-07-11T21:40:00Z" w:author="Matheus Mussi">
        <w:del w:id="289" w:date="2022-07-14T02:53:00Z" w:author="Robotics Laboratory">
          <w:r>
            <w:rPr>
              <w:rtl w:val="0"/>
              <w:lang w:val="en-US"/>
            </w:rPr>
            <w:delText xml:space="preserve">a </w:delText>
          </w:r>
        </w:del>
      </w:ins>
      <w:ins w:id="290" w:date="2022-07-11T21:40:00Z" w:author="Matheus Mussi">
        <w:r>
          <w:rPr>
            <w:rtl w:val="0"/>
            <w:lang w:val="en-US"/>
          </w:rPr>
          <w:t>hBCI</w:t>
        </w:r>
      </w:ins>
      <w:ins w:id="291" w:date="2022-07-11T21:40:00Z" w:author="Matheus Mussi">
        <w:r>
          <w:rPr>
            <w:rtl w:val="0"/>
            <w:lang w:val="en-US"/>
          </w:rPr>
          <w:t xml:space="preserve"> as they can directly impact the workload, appeal and the levels of engagement of children when using the system</w:t>
        </w:r>
      </w:ins>
      <w:r>
        <w:rPr>
          <w:rtl w:val="0"/>
          <w:lang w:val="en-US"/>
        </w:rPr>
        <w:t>:</w:t>
      </w:r>
    </w:p>
    <w:p>
      <w:pPr>
        <w:pStyle w:val="Body A"/>
        <w:numPr>
          <w:ilvl w:val="0"/>
          <w:numId w:val="4"/>
        </w:numPr>
        <w:bidi w:val="0"/>
        <w:spacing w:after="0"/>
        <w:ind w:right="0"/>
        <w:jc w:val="both"/>
        <w:rPr>
          <w:rtl w:val="0"/>
          <w:lang w:val="pt-PT"/>
        </w:rPr>
      </w:pPr>
      <w:ins w:id="292" w:date="2022-07-14T02:54:00Z" w:author="Robotics Laboratory">
        <w:r>
          <w:rPr>
            <w:rtl w:val="0"/>
            <w:lang w:val="pt-PT"/>
          </w:rPr>
          <w:t>Taxonomic</w:t>
        </w:r>
      </w:ins>
      <w:ins w:id="293" w:date="2022-07-14T02:57:00Z" w:author="Robotics Laboratory">
        <w:r>
          <w:rPr>
            <w:rtl w:val="0"/>
            <w:lang w:val="pt-PT"/>
          </w:rPr>
          <w:t xml:space="preserve"> </w:t>
        </w:r>
      </w:ins>
      <w:ins w:id="294" w:date="2022-07-14T02:57:00Z" w:author="Robotics Laboratory">
        <w:r>
          <w:rPr>
            <w:rtl w:val="0"/>
            <w:lang w:val="pt-PT"/>
          </w:rPr>
          <w:t>traits</w:t>
        </w:r>
      </w:ins>
      <w:ins w:id="295" w:date="2022-07-14T02:57:00Z" w:author="Robotics Laboratory">
        <w:r>
          <w:rPr>
            <w:rtl w:val="0"/>
            <w:lang w:val="pt-PT"/>
          </w:rPr>
          <w:t>:</w:t>
        </w:r>
      </w:ins>
    </w:p>
    <w:p>
      <w:pPr>
        <w:pStyle w:val="Body A"/>
        <w:numPr>
          <w:ilvl w:val="1"/>
          <w:numId w:val="4"/>
        </w:numPr>
        <w:bidi w:val="0"/>
        <w:spacing w:after="0"/>
        <w:ind w:right="0"/>
        <w:jc w:val="both"/>
        <w:rPr>
          <w:rtl w:val="0"/>
          <w:lang w:val="pt-PT"/>
        </w:rPr>
      </w:pPr>
      <w:r>
        <w:rPr>
          <w:rtl w:val="0"/>
          <w:lang w:val="pt-PT"/>
        </w:rPr>
        <w:t>N</w:t>
      </w:r>
      <w:r>
        <w:rPr>
          <w:rtl w:val="0"/>
          <w:lang w:val="en-US"/>
        </w:rPr>
        <w:t>umber of Brain Signatures</w:t>
      </w:r>
    </w:p>
    <w:p>
      <w:pPr>
        <w:pStyle w:val="Body A"/>
        <w:numPr>
          <w:ilvl w:val="1"/>
          <w:numId w:val="4"/>
        </w:numPr>
        <w:bidi w:val="0"/>
        <w:spacing w:after="0"/>
        <w:ind w:right="0"/>
        <w:jc w:val="both"/>
        <w:rPr>
          <w:rtl w:val="0"/>
          <w:lang w:val="en-US"/>
        </w:rPr>
      </w:pPr>
      <w:r>
        <w:rPr>
          <w:rtl w:val="0"/>
          <w:lang w:val="en-US"/>
        </w:rPr>
        <w:t>Role of Operation: Sequential, Simultaneous</w:t>
      </w:r>
    </w:p>
    <w:p>
      <w:pPr>
        <w:pStyle w:val="Body A"/>
        <w:numPr>
          <w:ilvl w:val="1"/>
          <w:numId w:val="4"/>
        </w:numPr>
        <w:bidi w:val="0"/>
        <w:spacing w:after="0"/>
        <w:ind w:right="0"/>
        <w:jc w:val="both"/>
        <w:rPr>
          <w:rtl w:val="0"/>
          <w:lang w:val="en-US"/>
        </w:rPr>
      </w:pPr>
      <w:ins w:id="296" w:date="2022-07-11T21:31:00Z" w:author="Matheus Mussi">
        <w:r>
          <w:rPr>
            <w:rtl w:val="0"/>
            <w:lang w:val="en-US"/>
          </w:rPr>
          <w:t>Stimulus Modality: Visual, Tactile, Operant, Auditory or multiple</w:t>
        </w:r>
      </w:ins>
    </w:p>
    <w:p>
      <w:pPr>
        <w:pStyle w:val="Body A"/>
        <w:numPr>
          <w:ilvl w:val="1"/>
          <w:numId w:val="4"/>
        </w:numPr>
        <w:bidi w:val="0"/>
        <w:spacing w:after="0"/>
        <w:ind w:right="0"/>
        <w:jc w:val="both"/>
        <w:rPr>
          <w:rtl w:val="0"/>
          <w:lang w:val="en-US"/>
        </w:rPr>
      </w:pPr>
      <w:ins w:id="297" w:date="2022-07-11T21:31:00Z" w:author="Matheus Mussi">
        <w:r>
          <w:rPr>
            <w:rtl w:val="0"/>
            <w:lang w:val="en-US"/>
          </w:rPr>
          <w:t>Number of Stimulus Modalities</w:t>
        </w:r>
      </w:ins>
    </w:p>
    <w:p>
      <w:pPr>
        <w:pStyle w:val="Body A"/>
        <w:numPr>
          <w:ilvl w:val="1"/>
          <w:numId w:val="4"/>
        </w:numPr>
        <w:bidi w:val="0"/>
        <w:ind w:right="0"/>
        <w:jc w:val="both"/>
        <w:rPr>
          <w:rtl w:val="0"/>
          <w:lang w:val="en-US"/>
        </w:rPr>
      </w:pPr>
      <w:ins w:id="298" w:date="2022-07-11T21:31:00Z" w:author="Matheus Mussi">
        <w:r>
          <w:rPr>
            <w:rtl w:val="0"/>
            <w:lang w:val="en-US"/>
          </w:rPr>
          <w:t>Includes external inputs</w:t>
        </w:r>
      </w:ins>
    </w:p>
    <w:p>
      <w:pPr>
        <w:pStyle w:val="Body A"/>
        <w:numPr>
          <w:ilvl w:val="0"/>
          <w:numId w:val="4"/>
        </w:numPr>
        <w:bidi w:val="0"/>
        <w:ind w:right="0"/>
        <w:jc w:val="both"/>
        <w:rPr>
          <w:rtl w:val="0"/>
          <w:lang w:val="en-US"/>
        </w:rPr>
      </w:pPr>
      <w:ins w:id="299" w:date="2022-07-14T02:54:00Z" w:author="Robotics Laboratory">
        <w:r>
          <w:rPr>
            <w:rtl w:val="0"/>
            <w:lang w:val="en-US"/>
          </w:rPr>
          <w:t xml:space="preserve">Interface </w:t>
        </w:r>
      </w:ins>
      <w:ins w:id="300" w:date="2022-07-14T02:57:00Z" w:author="Robotics Laboratory">
        <w:r>
          <w:rPr>
            <w:rtl w:val="0"/>
            <w:lang w:val="en-US"/>
          </w:rPr>
          <w:t>traits</w:t>
        </w:r>
      </w:ins>
      <w:ins w:id="301" w:date="2022-07-14T02:54:00Z" w:author="Robotics Laboratory">
        <w:r>
          <w:rPr>
            <w:rtl w:val="0"/>
            <w:lang w:val="en-US"/>
          </w:rPr>
          <w:t>:</w:t>
        </w:r>
      </w:ins>
    </w:p>
    <w:p>
      <w:pPr>
        <w:pStyle w:val="Body A"/>
        <w:numPr>
          <w:ilvl w:val="1"/>
          <w:numId w:val="4"/>
        </w:numPr>
        <w:bidi w:val="0"/>
        <w:spacing w:after="0"/>
        <w:ind w:right="0"/>
        <w:jc w:val="both"/>
        <w:rPr>
          <w:rtl w:val="0"/>
          <w:lang w:val="en-US"/>
        </w:rPr>
      </w:pPr>
      <w:r>
        <w:rPr>
          <w:rtl w:val="0"/>
          <w:lang w:val="en-US"/>
        </w:rPr>
        <w:t>Type of targets: still, strobe, goal/spatial, off-screen</w:t>
      </w:r>
    </w:p>
    <w:p>
      <w:pPr>
        <w:pStyle w:val="Body A"/>
        <w:numPr>
          <w:ilvl w:val="1"/>
          <w:numId w:val="4"/>
        </w:numPr>
        <w:bidi w:val="0"/>
        <w:spacing w:after="0"/>
        <w:ind w:right="0"/>
        <w:jc w:val="both"/>
        <w:rPr>
          <w:rtl w:val="0"/>
          <w:lang w:val="pt-PT"/>
        </w:rPr>
      </w:pPr>
      <w:r>
        <w:rPr>
          <w:rtl w:val="0"/>
          <w:lang w:val="pt-PT"/>
        </w:rPr>
        <w:t>Number of targets</w:t>
      </w:r>
    </w:p>
    <w:p>
      <w:pPr>
        <w:pStyle w:val="Body A"/>
        <w:numPr>
          <w:ilvl w:val="1"/>
          <w:numId w:val="4"/>
        </w:numPr>
        <w:bidi w:val="0"/>
        <w:spacing w:after="0"/>
        <w:ind w:right="0"/>
        <w:jc w:val="both"/>
        <w:rPr>
          <w:rtl w:val="0"/>
          <w:lang w:val="pt-PT"/>
        </w:rPr>
      </w:pPr>
      <w:r>
        <w:rPr>
          <w:rtl w:val="0"/>
          <w:lang w:val="pt-PT"/>
        </w:rPr>
        <w:t>Number of actions before selection</w:t>
      </w:r>
    </w:p>
    <w:p>
      <w:pPr>
        <w:pStyle w:val="Body A"/>
        <w:rPr>
          <w:del w:id="302" w:date="2022-07-13T18:39:00Z" w:author="Matheus Mussi"/>
          <w:lang w:val="en-US"/>
        </w:rPr>
      </w:pPr>
      <w:del w:id="303" w:date="2022-07-12T12:38:00Z" w:author="Matheus Gonçalves - Powermig">
        <w:r>
          <w:rPr>
            <w:rtl w:val="0"/>
            <w:lang w:val="en-US"/>
          </w:rPr>
          <w:delText>Stimulus Modality: Visual, Tactile, Operant, Aud</w:delText>
        </w:r>
      </w:del>
      <w:del w:id="304" w:date="2022-07-11T21:31:00Z" w:author="Matheus Mussi">
        <w:r>
          <w:rPr>
            <w:rtl w:val="0"/>
            <w:lang w:val="en-US"/>
          </w:rPr>
          <w:delText>itory or multiple</w:delText>
        </w:r>
      </w:del>
    </w:p>
    <w:p>
      <w:pPr>
        <w:pStyle w:val="Body A"/>
        <w:rPr>
          <w:del w:id="305" w:date="2022-07-13T18:39:00Z" w:author="Matheus Mussi"/>
          <w:lang w:val="en-US"/>
        </w:rPr>
      </w:pPr>
      <w:del w:id="306" w:date="2022-07-11T21:31:00Z" w:author="Matheus Mussi">
        <w:r>
          <w:rPr>
            <w:rtl w:val="0"/>
            <w:lang w:val="en-US"/>
          </w:rPr>
          <w:delText>Number of Stimulus Modalities</w:delText>
        </w:r>
      </w:del>
    </w:p>
    <w:p>
      <w:pPr>
        <w:pStyle w:val="Body A"/>
        <w:spacing w:after="0"/>
        <w:rPr>
          <w:lang w:val="en-US"/>
        </w:rPr>
      </w:pPr>
      <w:del w:id="307" w:date="2022-07-13T18:39:00Z" w:author="Matheus Mussi">
        <w:r>
          <w:rPr>
            <w:rtl w:val="0"/>
            <w:lang w:val="en-US"/>
          </w:rPr>
          <w:delText>Built-in correction/confirmation capabilities</w:delText>
        </w:r>
      </w:del>
    </w:p>
    <w:p>
      <w:pPr>
        <w:pStyle w:val="Body A"/>
        <w:rPr>
          <w:lang w:val="en-US"/>
        </w:rPr>
      </w:pPr>
      <w:del w:id="308" w:date="2022-07-11T21:31:00Z" w:author="Matheus Mussi">
        <w:r>
          <w:rPr>
            <w:rtl w:val="0"/>
            <w:lang w:val="en-US"/>
          </w:rPr>
          <w:delText>Includes external inputs</w:delText>
        </w:r>
      </w:del>
    </w:p>
    <w:p>
      <w:pPr>
        <w:pStyle w:val="Body A"/>
        <w:rPr>
          <w:ins w:id="309" w:date="2022-07-14T02:56:00Z" w:author="Robotics Laboratory"/>
          <w:lang w:val="en-US"/>
        </w:rPr>
      </w:pPr>
      <w:del w:id="310" w:date="2022-07-11T21:41:00Z" w:author="Matheus Mussi">
        <w:r>
          <w:rPr>
            <w:rtl w:val="0"/>
            <w:lang w:val="en-US"/>
          </w:rPr>
          <w:delText xml:space="preserve">The list was separated in interface presentation and user interaction features. </w:delText>
        </w:r>
      </w:del>
      <w:del w:id="311"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312"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313" w:date="2022-07-12T12:47:00Z" w:author="Matheus Gonçalves - Powermig">
        <w:r>
          <w:rPr>
            <w:rtl w:val="0"/>
            <w:lang w:val="en-US"/>
          </w:rPr>
          <w:delText xml:space="preserve">are </w:delText>
        </w:r>
      </w:del>
      <w:ins w:id="314"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315" w:date="2022-07-12T12:48:00Z" w:author="Matheus Gonçalves - Powermig">
        <w:r>
          <w:rPr>
            <w:rtl w:val="0"/>
            <w:lang w:val="en-US"/>
          </w:rPr>
          <w:delText xml:space="preserve">how we would </w:delText>
        </w:r>
      </w:del>
      <w:ins w:id="316" w:date="2022-07-12T12:50:00Z" w:author="Matheus Gonçalves - Powermig">
        <w:r>
          <w:rPr>
            <w:rtl w:val="0"/>
            <w:lang w:val="en-US"/>
          </w:rPr>
          <w:t xml:space="preserve">the </w:t>
        </w:r>
      </w:ins>
      <w:r>
        <w:rPr>
          <w:rtl w:val="0"/>
          <w:lang w:val="en-US"/>
        </w:rPr>
        <w:t>expect</w:t>
      </w:r>
      <w:ins w:id="317" w:date="2022-07-12T18:02:00Z" w:author="Matheus Gonçalves - Powermig">
        <w:r>
          <w:rPr>
            <w:rtl w:val="0"/>
            <w:lang w:val="en-US"/>
          </w:rPr>
          <w:t>ed</w:t>
        </w:r>
      </w:ins>
      <w:ins w:id="318" w:date="2022-07-12T12:49:00Z" w:author="Matheus Gonçalves - Powermig">
        <w:r>
          <w:rPr>
            <w:rtl w:val="0"/>
            <w:lang w:val="en-US"/>
          </w:rPr>
          <w:t xml:space="preserve"> cognitive development</w:t>
        </w:r>
      </w:ins>
      <w:ins w:id="319" w:date="2022-07-12T18:03:00Z" w:author="Matheus Gonçalves - Powermig">
        <w:r>
          <w:rPr>
            <w:rtl w:val="0"/>
            <w:lang w:val="en-US"/>
          </w:rPr>
          <w:t xml:space="preserve"> of children</w:t>
        </w:r>
      </w:ins>
      <w:ins w:id="320" w:date="2022-07-12T12:49:00Z" w:author="Matheus Gonçalves - Powermig">
        <w:r>
          <w:rPr>
            <w:rtl w:val="0"/>
            <w:lang w:val="en-US"/>
          </w:rPr>
          <w:t xml:space="preserve"> </w:t>
        </w:r>
      </w:ins>
      <w:ins w:id="321" w:date="2022-07-12T12:50:00Z" w:author="Matheus Gonçalves - Powermig">
        <w:r>
          <w:rPr>
            <w:rtl w:val="0"/>
            <w:lang w:val="en-US"/>
          </w:rPr>
          <w:t xml:space="preserve">and </w:t>
        </w:r>
      </w:ins>
      <w:ins w:id="322" w:date="2022-07-12T18:04:00Z" w:author="Matheus Gonçalves - Powermig">
        <w:r>
          <w:rPr>
            <w:rtl w:val="0"/>
            <w:lang w:val="en-US"/>
          </w:rPr>
          <w:t xml:space="preserve">how easily it could be </w:t>
        </w:r>
      </w:ins>
      <w:ins w:id="323" w:date="2022-07-12T18:05:00Z" w:author="Matheus Gonçalves - Powermig">
        <w:r>
          <w:rPr>
            <w:rtl w:val="0"/>
            <w:lang w:val="en-US"/>
          </w:rPr>
          <w:t>“</w:t>
        </w:r>
      </w:ins>
      <w:ins w:id="324" w:date="2022-07-12T18:04:00Z" w:author="Matheus Gonçalves - Powermig">
        <w:r>
          <w:rPr>
            <w:rtl w:val="0"/>
            <w:lang w:val="en-US"/>
          </w:rPr>
          <w:t>adapted to the children</w:t>
        </w:r>
      </w:ins>
      <w:ins w:id="325" w:date="2022-07-12T18:04:00Z" w:author="Matheus Gonçalves - Powermig">
        <w:r>
          <w:rPr>
            <w:rtl w:val="0"/>
            <w:lang w:val="en-US"/>
          </w:rPr>
          <w:t>’</w:t>
        </w:r>
      </w:ins>
      <w:ins w:id="326" w:date="2022-07-12T18:04:00Z" w:author="Matheus Gonçalves - Powermig">
        <w:r>
          <w:rPr>
            <w:rtl w:val="0"/>
            <w:lang w:val="en-US"/>
          </w:rPr>
          <w:t>s age, deficits</w:t>
        </w:r>
      </w:ins>
      <w:ins w:id="327" w:date="2022-07-12T18:05:00Z" w:author="Matheus Gonçalves - Powermig">
        <w:r>
          <w:rPr>
            <w:rtl w:val="0"/>
            <w:lang w:val="en-US"/>
          </w:rPr>
          <w:t>, preferences and needs</w:t>
        </w:r>
      </w:ins>
      <w:ins w:id="328" w:date="2022-07-12T18:05:00Z" w:author="Matheus Gonçalves - Powermig">
        <w:r>
          <w:rPr>
            <w:rtl w:val="0"/>
            <w:lang w:val="en-US"/>
          </w:rPr>
          <w:t xml:space="preserve">” </w:t>
        </w:r>
      </w:ins>
      <w:ins w:id="329" w:date="2022-07-12T18:05:00Z" w:author="Matheus Gonçalves - Powermig">
        <w:r>
          <w:rPr>
            <w:rtl w:val="0"/>
            <w:lang w:val="en-US"/>
          </w:rPr>
          <w:t>(</w:t>
        </w:r>
      </w:ins>
      <w:ins w:id="330" w:date="2022-07-12T18:05:00Z" w:author="Matheus Gonçalves - Powermig">
        <w:r>
          <w:rPr>
            <w:rtl w:val="0"/>
            <w:lang w:val="en-US"/>
          </w:rPr>
          <w:t>Miko</w:t>
        </w:r>
      </w:ins>
      <w:ins w:id="331" w:date="2022-07-12T18:05:00Z" w:author="Matheus Gonçalves - Powermig">
        <w:r>
          <w:rPr>
            <w:rtl w:val="0"/>
            <w:lang w:val="en-US"/>
          </w:rPr>
          <w:t>ł</w:t>
        </w:r>
      </w:ins>
      <w:ins w:id="332" w:date="2022-07-12T18:05:00Z" w:author="Matheus Gonçalves - Powermig">
        <w:r>
          <w:rPr>
            <w:rtl w:val="0"/>
            <w:lang w:val="en-US"/>
          </w:rPr>
          <w:t>ajewska</w:t>
        </w:r>
      </w:ins>
      <w:ins w:id="333" w:date="2022-07-12T18:05:00Z" w:author="Matheus Gonçalves - Powermig">
        <w:r>
          <w:rPr>
            <w:rtl w:val="0"/>
            <w:lang w:val="en-US"/>
          </w:rPr>
          <w:t xml:space="preserve"> and </w:t>
        </w:r>
      </w:ins>
      <w:ins w:id="334" w:date="2022-07-12T18:05:00Z" w:author="Matheus Gonçalves - Powermig">
        <w:r>
          <w:rPr>
            <w:rtl w:val="0"/>
            <w:lang w:val="en-US"/>
          </w:rPr>
          <w:t>Miko</w:t>
        </w:r>
      </w:ins>
      <w:ins w:id="335" w:date="2022-07-12T18:05:00Z" w:author="Matheus Gonçalves - Powermig">
        <w:r>
          <w:rPr>
            <w:rtl w:val="0"/>
            <w:lang w:val="en-US"/>
          </w:rPr>
          <w:t>ł</w:t>
        </w:r>
      </w:ins>
      <w:ins w:id="336" w:date="2022-07-12T18:05:00Z" w:author="Matheus Gonçalves - Powermig">
        <w:r>
          <w:rPr>
            <w:rtl w:val="0"/>
            <w:lang w:val="en-US"/>
          </w:rPr>
          <w:t>ajewska</w:t>
        </w:r>
      </w:ins>
      <w:ins w:id="337" w:date="2022-07-12T18:05:00Z" w:author="Matheus Gonçalves - Powermig">
        <w:r>
          <w:rPr>
            <w:rtl w:val="0"/>
            <w:lang w:val="en-US"/>
          </w:rPr>
          <w:t xml:space="preserve">, 2014). </w:t>
        </w:r>
      </w:ins>
      <w:del w:id="338" w:date="2022-07-12T18:03:00Z" w:author="Matheus Gonçalves - Powermig">
        <w:r>
          <w:rPr>
            <w:rtl w:val="0"/>
            <w:lang w:val="en-US"/>
          </w:rPr>
          <w:delText xml:space="preserve"> children </w:delText>
        </w:r>
      </w:del>
      <w:del w:id="339" w:date="2022-07-12T12:50:00Z" w:author="Matheus Gonçalves - Powermig">
        <w:r>
          <w:rPr>
            <w:rtl w:val="0"/>
            <w:lang w:val="en-US"/>
          </w:rPr>
          <w:delText>to react to certain settings</w:delText>
        </w:r>
      </w:del>
      <w:del w:id="340" w:date="2022-07-12T18:03:00Z" w:author="Matheus Gonçalves - Powermig">
        <w:r>
          <w:rPr>
            <w:rtl w:val="0"/>
            <w:lang w:val="en-US"/>
          </w:rPr>
          <w:delText>.</w:delText>
        </w:r>
      </w:del>
      <w:del w:id="341"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342" w:date="2022-07-12T12:51:00Z" w:author="Matheus Gonçalves - Powermig">
        <w:r>
          <w:rPr>
            <w:rtl w:val="0"/>
            <w:lang w:val="en-US"/>
          </w:rPr>
          <w:delText>The deductions below can serve as a guideline for future researchers that are developing hBCI for children.</w:delText>
        </w:r>
      </w:del>
    </w:p>
    <w:p>
      <w:pPr>
        <w:pStyle w:val="heading 3"/>
        <w:rPr>
          <w:ins w:id="343" w:date="2022-07-14T03:00:00Z" w:author="Robotics Laboratory"/>
          <w:lang w:val="en-US"/>
        </w:rPr>
      </w:pPr>
      <w:ins w:id="344" w:date="2022-07-14T03:01:00Z" w:author="Robotics Laboratory">
        <w:r>
          <w:rPr>
            <w:rtl w:val="0"/>
            <w:lang w:val="en-US"/>
          </w:rPr>
          <w:t>Taxonomic</w:t>
        </w:r>
      </w:ins>
      <w:ins w:id="345" w:date="2022-07-14T03:00:00Z" w:author="Robotics Laboratory">
        <w:r>
          <w:rPr>
            <w:rtl w:val="0"/>
            <w:lang w:val="en-US"/>
          </w:rPr>
          <w:t xml:space="preserve"> traits</w:t>
        </w:r>
      </w:ins>
    </w:p>
    <w:p>
      <w:pPr>
        <w:pStyle w:val="Body A"/>
      </w:pPr>
      <w:r>
        <w:rPr>
          <w:b w:val="1"/>
          <w:bCs w:val="1"/>
          <w:rtl w:val="0"/>
          <w:lang w:val="en-US"/>
        </w:rPr>
        <w:t>Number of Brain Signatures</w:t>
      </w:r>
      <w:r>
        <w:rPr>
          <w:rtl w:val="0"/>
          <w:lang w:val="ru-RU"/>
        </w:rPr>
        <w:t xml:space="preserve"> - </w:t>
      </w:r>
      <w:del w:id="346"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347" w:date="2022-07-13T18:40:00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348" w:date="2022-07-12T18:10:00Z" w:author="Matheus Gonçalves - Powermig">
        <w:r>
          <w:rPr>
            <w:rtl w:val="0"/>
            <w:lang w:val="en-US"/>
          </w:rPr>
          <w:delText>Due to its complexity, t</w:delText>
        </w:r>
      </w:del>
      <w:ins w:id="349" w:date="2022-07-12T18:10:00Z" w:author="Matheus Gonçalves - Powermig">
        <w:r>
          <w:rPr>
            <w:rtl w:val="0"/>
            <w:lang w:val="en-US"/>
          </w:rPr>
          <w:t>T</w:t>
        </w:r>
      </w:ins>
      <w:r>
        <w:rPr>
          <w:rtl w:val="0"/>
          <w:lang w:val="en-US"/>
        </w:rPr>
        <w:t>he accuracy was lower than the average</w:t>
      </w:r>
      <w:ins w:id="350" w:date="2022-07-12T12:56:00Z" w:author="Matheus Gonçalves - Powermig">
        <w:r>
          <w:rPr>
            <w:rtl w:val="0"/>
            <w:lang w:val="en-US"/>
          </w:rPr>
          <w:t xml:space="preserve"> </w:t>
        </w:r>
      </w:ins>
      <w:ins w:id="351" w:date="2022-07-12T13:00:00Z" w:author="Matheus Gonçalves - Powermig">
        <w:r>
          <w:rPr>
            <w:rtl w:val="0"/>
            <w:lang w:val="en-US"/>
          </w:rPr>
          <w:t xml:space="preserve">accuracy </w:t>
        </w:r>
      </w:ins>
      <w:ins w:id="352" w:date="2022-07-12T12:56:00Z" w:author="Matheus Gonçalves - Powermig">
        <w:r>
          <w:rPr>
            <w:rtl w:val="0"/>
            <w:lang w:val="en-US"/>
          </w:rPr>
          <w:t>of all</w:t>
        </w:r>
      </w:ins>
      <w:ins w:id="353"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354" w:date="2022-07-13T12:46:00Z" w:author="Matheus Gonçalves - Powermig">
        <w:r>
          <w:rPr>
            <w:rtl w:val="0"/>
            <w:lang w:val="en-US"/>
          </w:rPr>
          <w:t>M</w:t>
        </w:r>
      </w:ins>
      <w:del w:id="355"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Unicode MS" w:hAnsi="Arial Unicode MS" w:hint="default"/>
          <w:rtl w:val="1"/>
          <w:lang w:val="ar-SA" w:bidi="ar-SA"/>
        </w:rPr>
        <w:t>’</w:t>
      </w:r>
      <w:r>
        <w:rPr>
          <w:rtl w:val="0"/>
          <w:lang w:val="en-US"/>
        </w:rPr>
        <w:t>s</w:t>
      </w:r>
      <w:ins w:id="356" w:date="2022-07-12T18:11:00Z" w:author="Matheus Gonçalves - Powermig">
        <w:r>
          <w:rPr>
            <w:rtl w:val="0"/>
            <w:lang w:val="en-US"/>
          </w:rPr>
          <w:t xml:space="preserve"> ability to</w:t>
        </w:r>
      </w:ins>
      <w:r>
        <w:rPr>
          <w:rtl w:val="0"/>
          <w:lang w:val="en-US"/>
        </w:rPr>
        <w:t xml:space="preserve"> focus </w:t>
      </w:r>
      <w:del w:id="357"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358" w:date="2022-07-12T18:12:00Z" w:author="Matheus Gonçalves - Powermig">
        <w:r>
          <w:rPr>
            <w:rtl w:val="0"/>
            <w:lang w:val="en-US"/>
          </w:rPr>
          <w:t>, thus, multi-ta</w:t>
        </w:r>
      </w:ins>
      <w:ins w:id="359" w:date="2022-07-12T18:13:00Z" w:author="Matheus Gonçalves - Powermig">
        <w:r>
          <w:rPr>
            <w:rtl w:val="0"/>
            <w:lang w:val="en-US"/>
          </w:rPr>
          <w:t>sking reduced accuracy in this task</w:t>
        </w:r>
      </w:ins>
      <w:r>
        <w:rPr>
          <w:rtl w:val="0"/>
          <w:lang w:val="en-US"/>
        </w:rPr>
        <w:t xml:space="preserve">. </w:t>
      </w:r>
    </w:p>
    <w:p>
      <w:pPr>
        <w:pStyle w:val="Body A"/>
      </w:pPr>
      <w:r>
        <w:rPr>
          <w:lang w:val="pt-PT"/>
        </w:rPr>
        <w:drawing xmlns:a="http://schemas.openxmlformats.org/drawingml/2006/main">
          <wp:anchor distT="114300" distB="114300" distL="114300" distR="114300" simplePos="0" relativeHeight="251663360" behindDoc="0" locked="0" layoutInCell="1" allowOverlap="1">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r>
        <w:rPr>
          <w:b w:val="1"/>
          <w:bCs w:val="1"/>
          <w:rtl w:val="0"/>
          <w:lang w:val="en-US"/>
        </w:rPr>
        <w:t>Stimulus Modality</w:t>
      </w:r>
      <w:r>
        <w:rPr>
          <w:rtl w:val="0"/>
          <w:lang w:val="en-US"/>
        </w:rPr>
        <w:t xml:space="preserve"> </w:t>
      </w:r>
      <w:commentRangeStart w:id="360"/>
      <w:commentRangeStart w:id="361"/>
      <w:r>
        <w:rPr>
          <w:shd w:val="clear" w:color="auto" w:fill="f79646"/>
          <w:rtl w:val="0"/>
          <w:lang w:val="en-US"/>
        </w:rPr>
        <w:t>-</w:t>
      </w:r>
      <w:commentRangeEnd w:id="360"/>
      <w:r>
        <w:commentReference w:id="360"/>
      </w:r>
      <w:commentRangeEnd w:id="361"/>
      <w:r>
        <w:commentReference w:id="361"/>
      </w:r>
      <w:r>
        <w:rPr>
          <w:rtl w:val="0"/>
          <w:lang w:val="en-US"/>
        </w:rPr>
        <w:t xml:space="preserve"> </w:t>
      </w:r>
      <w:ins w:id="362" w:date="2022-07-14T12:07:00Z" w:author="Matheus Gonçalves - Powermig">
        <w:r>
          <w:rPr>
            <w:rtl w:val="0"/>
            <w:lang w:val="en-US"/>
          </w:rPr>
          <w:t>M</w:t>
        </w:r>
      </w:ins>
      <w:del w:id="363" w:date="2022-07-14T12:07:00Z" w:author="Matheus Gonçalves - Powermig">
        <w:r>
          <w:rPr>
            <w:rtl w:val="0"/>
            <w:lang w:val="en-US"/>
          </w:rPr>
          <w:delText>m</w:delText>
        </w:r>
      </w:del>
      <w:r>
        <w:rPr>
          <w:rtl w:val="0"/>
          <w:lang w:val="en-US"/>
        </w:rPr>
        <w:t xml:space="preserve">ost papers chose visual pathways to stimulate the brain. Visual stimulation is the most </w:t>
      </w:r>
      <w:del w:id="364" w:date="2022-07-13T12:49:00Z" w:author="Matheus Gonçalves - Powermig">
        <w:r>
          <w:rPr>
            <w:rtl w:val="0"/>
            <w:lang w:val="en-US"/>
          </w:rPr>
          <w:delText>mainstream</w:delText>
        </w:r>
      </w:del>
      <w:ins w:id="365" w:date="2022-07-13T12:49:00Z" w:author="Matheus Gonçalves - Powermig">
        <w:r>
          <w:rPr>
            <w:rtl w:val="0"/>
            <w:lang w:val="en-US"/>
          </w:rPr>
          <w:t>used</w:t>
        </w:r>
      </w:ins>
      <w:r>
        <w:rPr>
          <w:rtl w:val="0"/>
          <w:lang w:val="en-US"/>
        </w:rPr>
        <w:t xml:space="preserve">, </w:t>
      </w:r>
      <w:del w:id="366" w:date="2022-07-13T12:49:00Z" w:author="Matheus Gonçalves - Powermig">
        <w:r>
          <w:rPr>
            <w:rtl w:val="0"/>
            <w:lang w:val="en-US"/>
          </w:rPr>
          <w:delText xml:space="preserve">but </w:delText>
        </w:r>
      </w:del>
      <w:ins w:id="367" w:date="2022-07-13T12:49:00Z" w:author="Matheus Gonçalves - Powermig">
        <w:r>
          <w:rPr>
            <w:rtl w:val="0"/>
            <w:lang w:val="en-US"/>
          </w:rPr>
          <w:t xml:space="preserve">and </w:t>
        </w:r>
      </w:ins>
      <w:r>
        <w:rPr>
          <w:rtl w:val="0"/>
          <w:lang w:val="en-US"/>
        </w:rPr>
        <w:t>it is also the least complex modality. Figure</w:t>
      </w:r>
      <w:commentRangeStart w:id="368"/>
      <w:commentRangeStart w:id="369"/>
      <w:r>
        <w:rPr>
          <w:rtl w:val="0"/>
          <w:lang w:val="en-US"/>
        </w:rPr>
        <w:t xml:space="preserve"> </w:t>
      </w:r>
      <w:commentRangeEnd w:id="368"/>
      <w:r>
        <w:commentReference w:id="368"/>
      </w:r>
      <w:commentRangeEnd w:id="369"/>
      <w:r>
        <w:commentReference w:id="369"/>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70"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71" w:date="2022-07-13T12:53:00Z" w:author="Matheus Gonçalves - Powermig">
        <w:r>
          <w:rPr>
            <w:i w:val="1"/>
            <w:iCs w:val="1"/>
            <w:rtl w:val="0"/>
            <w:lang w:val="it-IT"/>
          </w:rPr>
          <w:delText>visual</w:delText>
        </w:r>
      </w:del>
      <w:del w:id="372" w:date="2022-07-13T12:53:00Z" w:author="Matheus Gonçalves - Powermig">
        <w:r>
          <w:rPr>
            <w:rtl w:val="0"/>
            <w:lang w:val="en-US"/>
          </w:rPr>
          <w:delText xml:space="preserve">, </w:delText>
        </w:r>
      </w:del>
      <w:del w:id="373" w:date="2022-07-13T12:53:00Z" w:author="Matheus Gonçalves - Powermig">
        <w:r>
          <w:rPr>
            <w:i w:val="1"/>
            <w:iCs w:val="1"/>
            <w:rtl w:val="0"/>
            <w:lang w:val="en-US"/>
          </w:rPr>
          <w:delText>operant</w:delText>
        </w:r>
      </w:del>
      <w:del w:id="374" w:date="2022-07-13T12:53:00Z" w:author="Matheus Gonçalves - Powermig">
        <w:r>
          <w:rPr>
            <w:rtl w:val="0"/>
            <w:lang w:val="en-US"/>
          </w:rPr>
          <w:delText xml:space="preserve">, </w:delText>
        </w:r>
      </w:del>
      <w:del w:id="375" w:date="2022-07-13T12:53:00Z" w:author="Matheus Gonçalves - Powermig">
        <w:r>
          <w:rPr>
            <w:i w:val="1"/>
            <w:iCs w:val="1"/>
            <w:rtl w:val="0"/>
            <w:lang w:val="en-US"/>
          </w:rPr>
          <w:delText xml:space="preserve">auditory </w:delText>
        </w:r>
      </w:del>
      <w:del w:id="376" w:date="2022-07-13T12:53:00Z" w:author="Matheus Gonçalves - Powermig">
        <w:r>
          <w:rPr>
            <w:rtl w:val="0"/>
            <w:lang w:val="en-US"/>
          </w:rPr>
          <w:delText xml:space="preserve">and </w:delText>
        </w:r>
      </w:del>
      <w:del w:id="377" w:date="2022-07-13T12:53:00Z" w:author="Matheus Gonçalves - Powermig">
        <w:r>
          <w:rPr>
            <w:i w:val="1"/>
            <w:iCs w:val="1"/>
            <w:rtl w:val="0"/>
            <w:lang w:val="en-US"/>
          </w:rPr>
          <w:delText>tactile</w:delText>
        </w:r>
      </w:del>
      <w:del w:id="378"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79" w:date="2022-07-13T12:53:00Z" w:author="Matheus Gonçalves - Powermig">
        <w:r>
          <w:rPr>
            <w:rtl w:val="0"/>
            <w:lang w:val="en-US"/>
          </w:rPr>
          <w:delText xml:space="preserve">on </w:delText>
        </w:r>
      </w:del>
      <w:ins w:id="380" w:date="2022-07-13T12:53:00Z" w:author="Matheus Gonçalves - Powermig">
        <w:r>
          <w:rPr>
            <w:rtl w:val="0"/>
            <w:lang w:val="en-US"/>
          </w:rPr>
          <w:t xml:space="preserve">over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81"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a body awareness</w:t>
      </w:r>
      <w:del w:id="382"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w:t>
      </w:r>
      <w:ins w:id="383" w:date="2022-07-14T12:07:00Z" w:author="Matheus Gonçalves - Powermig">
        <w:r>
          <w:rPr>
            <w:rtl w:val="0"/>
            <w:lang w:val="en-US"/>
          </w:rPr>
          <w:t>S</w:t>
        </w:r>
      </w:ins>
      <w:del w:id="384" w:date="2022-07-14T12:07:00Z" w:author="Matheus Gonçalves - Powermig">
        <w:r>
          <w:rPr>
            <w:rtl w:val="0"/>
            <w:lang w:val="en-US"/>
          </w:rPr>
          <w:delText>s</w:delText>
        </w:r>
      </w:del>
      <w:r>
        <w:rPr>
          <w:rtl w:val="0"/>
          <w:lang w:val="en-US"/>
        </w:rPr>
        <w:t>witching between stimulus modalities or having to simultaneously focus on more than one sense might also increase the system</w:t>
      </w:r>
      <w:r>
        <w:rPr>
          <w:rFonts w:ascii="Arial Unicode MS" w:hAnsi="Arial Unicode MS" w:hint="default"/>
          <w:rtl w:val="1"/>
          <w:lang w:val="ar-SA" w:bidi="ar-SA"/>
        </w:rPr>
        <w:t>’</w:t>
      </w:r>
      <w:r>
        <w:rPr>
          <w:rtl w:val="0"/>
          <w:lang w:val="en-US"/>
        </w:rPr>
        <w:t>s complexity, especially if the different stimulus modalities refer to a different target. An et al. (2014) experimented with two roles of operation</w:t>
      </w:r>
      <w:ins w:id="385" w:date="2022-07-13T12:58:00Z" w:author="Matheus Gonçalves - Powermig">
        <w:r>
          <w:rPr>
            <w:rtl w:val="0"/>
            <w:lang w:val="en-US"/>
          </w:rPr>
          <w:t xml:space="preserve"> a</w:t>
        </w:r>
      </w:ins>
      <w:ins w:id="386"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87"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88" w:date="2022-07-13T13:04:00Z" w:author="Matheus Gonçalves - Powermig">
        <w:r>
          <w:rPr>
            <w:rtl w:val="0"/>
            <w:lang w:val="en-US"/>
          </w:rPr>
          <w:t xml:space="preserve"> within 300ms</w:t>
        </w:r>
      </w:ins>
      <w:r>
        <w:rPr>
          <w:rtl w:val="0"/>
          <w:lang w:val="en-US"/>
        </w:rPr>
        <w:t>,</w:t>
      </w:r>
      <w:ins w:id="389" w:date="2022-07-13T13:02:00Z" w:author="Matheus Gonçalves - Powermig">
        <w:r>
          <w:rPr>
            <w:rtl w:val="0"/>
            <w:lang w:val="en-US"/>
          </w:rPr>
          <w:t xml:space="preserve"> so that t</w:t>
        </w:r>
      </w:ins>
      <w:ins w:id="390" w:date="2022-07-13T13:05:00Z" w:author="Matheus Gonçalves - Powermig">
        <w:r>
          <w:rPr>
            <w:rtl w:val="0"/>
            <w:lang w:val="en-US"/>
          </w:rPr>
          <w:t>wo independent decisions could be made in parallel.</w:t>
        </w:r>
      </w:ins>
      <w:r>
        <w:rPr>
          <w:rtl w:val="0"/>
          <w:lang w:val="en-US"/>
        </w:rPr>
        <w:t xml:space="preserve"> </w:t>
      </w:r>
      <w:ins w:id="391" w:date="2022-07-13T13:05:00Z" w:author="Matheus Gonçalves - Powermig">
        <w:r>
          <w:rPr>
            <w:rtl w:val="0"/>
            <w:lang w:val="en-US"/>
          </w:rPr>
          <w:t xml:space="preserve">The </w:t>
        </w:r>
      </w:ins>
      <w:r>
        <w:rPr>
          <w:rtl w:val="0"/>
          <w:lang w:val="en-US"/>
        </w:rPr>
        <w:t xml:space="preserve">participants reported </w:t>
      </w:r>
      <w:del w:id="392"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p>
    <w:p>
      <w:pPr>
        <w:pStyle w:val="Body A"/>
        <w:rPr>
          <w:ins w:id="393" w:date="2022-07-14T02:59:00Z" w:author="Robotics Laboratory"/>
        </w:rPr>
      </w:pPr>
      <w:r>
        <w:rPr>
          <w:b w:val="1"/>
          <w:bCs w:val="1"/>
          <w:rtl w:val="0"/>
          <w:lang w:val="en-US"/>
        </w:rPr>
        <w:t>Includes external inputs</w:t>
      </w:r>
      <w:r>
        <w:rPr>
          <w:rtl w:val="0"/>
          <w:lang w:val="ru-RU"/>
        </w:rPr>
        <w:t xml:space="preserve"> -</w:t>
      </w:r>
      <w:commentRangeStart w:id="394"/>
      <w:commentRangeStart w:id="395"/>
      <w:r>
        <w:rPr>
          <w:rtl w:val="0"/>
          <w:lang w:val="en-US"/>
        </w:rPr>
        <w:t xml:space="preserve"> </w:t>
      </w:r>
      <w:ins w:id="396" w:date="2022-07-14T12:07:00Z" w:author="Matheus Gonçalves - Powermig">
        <w:r>
          <w:rPr>
            <w:rtl w:val="0"/>
            <w:lang w:val="en-US"/>
          </w:rPr>
          <w:t>H</w:t>
        </w:r>
      </w:ins>
      <w:del w:id="397" w:date="2022-07-14T12:07:00Z" w:author="Matheus Gonçalves - Powermig">
        <w:r>
          <w:rPr>
            <w:rtl w:val="0"/>
            <w:lang w:val="en-US"/>
          </w:rPr>
          <w:delText>h</w:delText>
        </w:r>
      </w:del>
      <w:r>
        <w:rPr>
          <w:rtl w:val="0"/>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394"/>
      <w:r>
        <w:commentReference w:id="394"/>
      </w:r>
      <w:commentRangeEnd w:id="395"/>
      <w:r>
        <w:commentReference w:id="395"/>
      </w:r>
      <w:r>
        <w:rPr>
          <w:rtl w:val="0"/>
          <w:lang w:val="en-US"/>
        </w:rPr>
        <w:t xml:space="preserve">Three of the selected papers used external inputs, Mannan et al. (2020) and Brennan et al. (2020) used </w:t>
      </w:r>
      <w:ins w:id="398" w:date="2022-07-13T18:57:00Z" w:author="Matheus Mussi">
        <w:r>
          <w:rPr>
            <w:rtl w:val="0"/>
            <w:lang w:val="en-US"/>
          </w:rPr>
          <w:t xml:space="preserve">NIR </w:t>
        </w:r>
      </w:ins>
      <w:del w:id="399" w:date="2022-07-13T18:57:00Z" w:author="Matheus Mussi">
        <w:r>
          <w:rPr>
            <w:rtl w:val="0"/>
            <w:lang w:val="en-US"/>
          </w:rPr>
          <w:delText xml:space="preserve">an </w:delText>
        </w:r>
      </w:del>
      <w:r>
        <w:rPr>
          <w:rtl w:val="0"/>
          <w:lang w:val="en-US"/>
        </w:rPr>
        <w:t>eye tracker</w:t>
      </w:r>
      <w:ins w:id="400" w:date="2022-07-13T18:57:00Z" w:author="Matheus Mussi">
        <w:r>
          <w:rPr>
            <w:rtl w:val="0"/>
            <w:lang w:val="en-US"/>
          </w:rPr>
          <w:t>s</w:t>
        </w:r>
      </w:ins>
      <w:r>
        <w:rPr>
          <w:rtl w:val="0"/>
          <w:lang w:val="en-US"/>
        </w:rPr>
        <w:t xml:space="preserve"> and Saravanakumar &amp; Reddy (2019) utilized a </w:t>
      </w:r>
      <w:del w:id="401" w:date="2022-07-13T18:58:00Z" w:author="Matheus Mussi">
        <w:r>
          <w:rPr>
            <w:rtl w:val="0"/>
            <w:lang w:val="en-US"/>
          </w:rPr>
          <w:delText>vision</w:delText>
        </w:r>
      </w:del>
      <w:ins w:id="402" w:date="2022-07-13T18:58:00Z" w:author="Matheus Mussi">
        <w:r>
          <w:rPr>
            <w:rtl w:val="0"/>
            <w:lang w:val="en-US"/>
          </w:rPr>
          <w:t>camera</w:t>
        </w:r>
      </w:ins>
      <w:r>
        <w:rPr>
          <w:rtl w:val="0"/>
          <w:lang w:val="en-US"/>
        </w:rPr>
        <w:t xml:space="preserve">-based eye tracker. </w:t>
      </w:r>
      <w:ins w:id="403" w:date="2022-07-13T19:19:00Z" w:author="Matheus Mussi">
        <w:r>
          <w:rPr>
            <w:rtl w:val="0"/>
            <w:lang w:val="en-US"/>
          </w:rPr>
          <w:t xml:space="preserve">All the systems used the eye gaze </w:t>
        </w:r>
      </w:ins>
      <w:ins w:id="404" w:date="2022-07-13T19:19:00Z" w:author="Matheus Mussi">
        <w:r>
          <w:rPr>
            <w:rtl w:val="0"/>
            <w:lang w:val="en-US"/>
          </w:rPr>
          <w:t>as a means to</w:t>
        </w:r>
      </w:ins>
      <w:ins w:id="405" w:date="2022-07-13T19:19:00Z" w:author="Matheus Mussi">
        <w:r>
          <w:rPr>
            <w:rtl w:val="0"/>
            <w:lang w:val="en-US"/>
          </w:rPr>
          <w:t xml:space="preserve"> narrow down the possible targets. The gaze indicated the most likely region on the screen where the final target should be. Mannan et </w:t>
        </w:r>
      </w:ins>
      <w:ins w:id="406" w:date="2022-07-13T19:19:00Z" w:author="Matheus Mussi">
        <w:r>
          <w:rPr>
            <w:rtl w:val="0"/>
            <w:lang w:val="en-US"/>
          </w:rPr>
          <w:t xml:space="preserve">al. and </w:t>
        </w:r>
      </w:ins>
      <w:ins w:id="407" w:date="2022-07-13T19:19:00Z" w:author="Matheus Mussi">
        <w:r>
          <w:rPr>
            <w:rtl w:val="0"/>
            <w:lang w:val="en-US"/>
          </w:rPr>
          <w:t>Saravanakumar</w:t>
        </w:r>
      </w:ins>
      <w:ins w:id="408" w:date="2022-07-13T19:19:00Z" w:author="Matheus Mussi">
        <w:r>
          <w:rPr>
            <w:rtl w:val="0"/>
            <w:lang w:val="en-US"/>
          </w:rPr>
          <w:t xml:space="preserve"> and Reddy used the gaze to select the character sub-group and the SSVEP to select the character within the sub-group while Brennan and colleagues used the gaze to select the sub-region on the screen and compare it </w:t>
        </w:r>
      </w:ins>
      <w:ins w:id="409" w:date="2022-07-13T19:19:00Z" w:author="Matheus Mussi">
        <w:r>
          <w:rPr>
            <w:rtl w:val="0"/>
            <w:lang w:val="en-US"/>
          </w:rPr>
          <w:t>agains</w:t>
        </w:r>
      </w:ins>
      <w:ins w:id="410" w:date="2022-07-13T19:19:00Z" w:author="Matheus Mussi">
        <w:r>
          <w:rPr>
            <w:rtl w:val="0"/>
            <w:lang w:val="en-US"/>
          </w:rPr>
          <w:t xml:space="preserve"> the SSVEP selection for the final decision. </w:t>
        </w:r>
      </w:ins>
      <w:r>
        <w:rPr>
          <w:rtl w:val="0"/>
          <w:lang w:val="en-US"/>
        </w:rPr>
        <w:t>Their accuracy results were among the highest (average 96.92%), even when utilized by the nine participants with brain injury from Brennan et al. (2020) (accuracy of 99.14%).</w:t>
      </w:r>
    </w:p>
    <w:p>
      <w:pPr>
        <w:pStyle w:val="heading 3"/>
        <w:rPr>
          <w:ins w:id="411" w:date="2022-07-14T02:59:00Z" w:author="Robotics Laboratory"/>
          <w:lang w:val="en-US"/>
        </w:rPr>
      </w:pPr>
      <w:ins w:id="412" w:date="2022-07-14T02:59:00Z" w:author="Robotics Laboratory">
        <w:r>
          <w:rPr>
            <w:rtl w:val="0"/>
            <w:lang w:val="en-US"/>
          </w:rPr>
          <w:t>Interface traits</w:t>
        </w:r>
      </w:ins>
    </w:p>
    <w:p>
      <w:pPr>
        <w:pStyle w:val="Body A"/>
        <w:rPr>
          <w:lang w:val="en-US"/>
        </w:rPr>
      </w:pPr>
      <w:r>
        <w:rPr>
          <w:b w:val="1"/>
          <w:bCs w:val="1"/>
          <w:rtl w:val="0"/>
          <w:lang w:val="en-US"/>
        </w:rPr>
        <w:t>Type of targets</w:t>
      </w:r>
      <w:r>
        <w:rPr>
          <w:rtl w:val="0"/>
          <w:lang w:val="en-US"/>
        </w:rPr>
        <w:t xml:space="preserve"> - </w:t>
      </w:r>
      <w:ins w:id="413" w:date="2022-07-14T12:06:00Z" w:author="Matheus Gonçalves - Powermig">
        <w:r>
          <w:rPr>
            <w:rtl w:val="0"/>
            <w:lang w:val="en-US"/>
          </w:rPr>
          <w:t>T</w:t>
        </w:r>
      </w:ins>
      <w:del w:id="414" w:date="2022-07-14T12:06:00Z" w:author="Matheus Gonçalves - Powermig">
        <w:r>
          <w:rPr>
            <w:rtl w:val="0"/>
            <w:lang w:val="en-US"/>
          </w:rPr>
          <w:delText>t</w:delText>
        </w:r>
      </w:del>
      <w:r>
        <w:rPr>
          <w:rtl w:val="0"/>
          <w:lang w:val="en-US"/>
        </w:rPr>
        <w:t xml:space="preserve">he stimuli that happen on the screen can either elicit a certain brain response or indicate to the participant what self-regulating action to take. </w:t>
      </w:r>
      <w:ins w:id="415" w:date="2022-07-12T18:26:00Z" w:author="Matheus Gonçalves - Powermig">
        <w:r>
          <w:rPr>
            <w:rtl w:val="0"/>
            <w:lang w:val="en-US"/>
          </w:rPr>
          <w:t xml:space="preserve">There are indications that </w:t>
        </w:r>
      </w:ins>
      <w:del w:id="416" w:date="2022-07-12T18:26:00Z" w:author="Matheus Gonçalves - Powermig">
        <w:r>
          <w:rPr>
            <w:rtl w:val="0"/>
            <w:lang w:val="en-US"/>
          </w:rPr>
          <w:delText>C</w:delText>
        </w:r>
      </w:del>
      <w:ins w:id="417" w:date="2022-07-12T18:26:00Z" w:author="Matheus Gonçalves - Powermig">
        <w:r>
          <w:rPr>
            <w:rtl w:val="0"/>
            <w:lang w:val="en-US"/>
          </w:rPr>
          <w:t>c</w:t>
        </w:r>
      </w:ins>
      <w:r>
        <w:rPr>
          <w:rtl w:val="0"/>
          <w:lang w:val="en-US"/>
        </w:rPr>
        <w:t>ertain types of targets can cause more fatigue in users</w:t>
      </w:r>
      <w:ins w:id="418" w:date="2022-07-12T18:26:00Z" w:author="Matheus Gonçalves - Powermig">
        <w:r>
          <w:rPr>
            <w:rtl w:val="0"/>
            <w:lang w:val="en-US"/>
          </w:rPr>
          <w:t xml:space="preserve"> (</w:t>
        </w:r>
      </w:ins>
      <w:ins w:id="419" w:date="2022-07-12T18:27:00Z" w:author="Matheus Gonçalves - Powermig">
        <w:r>
          <w:rPr>
            <w:rtl w:val="0"/>
            <w:lang w:val="en-US"/>
          </w:rPr>
          <w:t>Seo</w:t>
        </w:r>
      </w:ins>
      <w:ins w:id="420" w:date="2022-07-12T18:27:00Z" w:author="Matheus Gonçalves - Powermig">
        <w:r>
          <w:rPr>
            <w:rtl w:val="0"/>
            <w:lang w:val="en-US"/>
          </w:rPr>
          <w:t xml:space="preserve"> et al., 2019</w:t>
        </w:r>
      </w:ins>
      <w:ins w:id="421" w:date="2022-07-12T18:26:00Z" w:author="Matheus Gonçalves - Powermig">
        <w:r>
          <w:rPr>
            <w:rtl w:val="0"/>
            <w:lang w:val="en-US"/>
          </w:rPr>
          <w:t>)</w:t>
        </w:r>
      </w:ins>
      <w:r>
        <w:rPr>
          <w:rtl w:val="0"/>
          <w:lang w:val="en-US"/>
        </w:rPr>
        <w:t>, while other types of targets place all the stimulus responsability on the participant</w:t>
      </w:r>
      <w:ins w:id="422" w:date="2022-07-12T18:31:00Z" w:author="Matheus Gonçalves - Powermig">
        <w:r>
          <w:rPr>
            <w:rtl w:val="0"/>
            <w:lang w:val="en-US"/>
          </w:rPr>
          <w:t>. For example, SSVEP had a higher eye-fatigue level than P300</w:t>
        </w:r>
      </w:ins>
      <w:r>
        <w:rPr>
          <w:rtl w:val="0"/>
          <w:lang w:val="en-US"/>
        </w:rPr>
        <w:t>. Based on required effort and likely fatigue caused by the stimulus, we ordered the existing types of target (from the selected papers) from least to most complex.</w:t>
      </w:r>
    </w:p>
    <w:p>
      <w:pPr>
        <w:pStyle w:val="Body A"/>
        <w:rPr>
          <w:lang w:val="en-US"/>
        </w:rPr>
      </w:pPr>
      <w:ins w:id="423"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w:t>
      </w:r>
      <w:del w:id="424" w:date="2022-07-15T12:44:00Z" w:author="Matheus Gonçalves - Powermig">
        <w:r>
          <w:rPr>
            <w:rtl w:val="0"/>
            <w:lang w:val="en-US"/>
          </w:rPr>
          <w:delText xml:space="preserve"> </w:delText>
        </w:r>
      </w:del>
      <w:r>
        <w:rPr>
          <w:rtl w:val="0"/>
          <w:lang w:val="en-US"/>
        </w:rPr>
        <w:t xml:space="preserve">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w:t>
      </w:r>
      <w:ins w:id="425" w:date="2022-07-15T12:43:00Z" w:author="Matheus Gonçalves - Powermig">
        <w:r>
          <w:rPr>
            <w:rtl w:val="0"/>
            <w:lang w:val="en-US"/>
          </w:rPr>
          <w:t>t</w:t>
        </w:r>
      </w:ins>
      <w:r>
        <w:rPr>
          <w:rtl w:val="0"/>
          <w:lang w:val="en-US"/>
        </w:rPr>
        <w:t xml:space="preserve">ly used in SSEP or </w:t>
      </w:r>
      <w:ins w:id="426" w:date="2022-07-13T05:54:00Z" w:author="Matheus Mussi">
        <w:r>
          <w:rPr>
            <w:rtl w:val="0"/>
            <w:lang w:val="en-US"/>
          </w:rPr>
          <w:t>rapid serial visual presentation (</w:t>
        </w:r>
      </w:ins>
      <w:r>
        <w:rPr>
          <w:rtl w:val="0"/>
          <w:lang w:val="en-US"/>
        </w:rPr>
        <w:t>RSVP</w:t>
      </w:r>
      <w:ins w:id="427"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428" w:date="2022-07-13T05:54:00Z" w:author="Matheus Mussi">
        <w:r>
          <w:rPr>
            <w:rtl w:val="0"/>
            <w:lang w:val="en-US"/>
          </w:rPr>
          <w:delText>through</w:delText>
        </w:r>
      </w:del>
      <w:ins w:id="429" w:date="2022-07-13T05:54:00Z" w:author="Matheus Mussi">
        <w:r>
          <w:rPr>
            <w:rtl w:val="0"/>
            <w:lang w:val="en-US"/>
          </w:rPr>
          <w:t>over</w:t>
        </w:r>
      </w:ins>
      <w:r>
        <w:rPr>
          <w:rtl w:val="0"/>
          <w:lang w:val="en-US"/>
        </w:rPr>
        <w:t xml:space="preserve"> time by sustaining certain threshold of intensity. They are mostly used in SCP paradigms.</w:t>
      </w:r>
    </w:p>
    <w:p>
      <w:pPr>
        <w:pStyle w:val="Body A"/>
        <w:rPr>
          <w:del w:id="430" w:date="2022-07-13T18:40:00Z" w:author="Matheus Mussi"/>
          <w:lang w:val="en-US"/>
        </w:rPr>
      </w:pPr>
      <w:del w:id="431" w:date="2022-07-13T05:57:00Z" w:author="Matheus Mussi">
        <w:r>
          <w:rPr>
            <w:rtl w:val="0"/>
            <w:lang w:val="en-US"/>
          </w:rPr>
          <w:delText>Then we have the</w:delText>
        </w:r>
      </w:del>
      <w:ins w:id="432"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433" w:date="2022-07-13T12:27:00Z" w:author="Matheus Gonçalves - Powermig">
        <w:r>
          <w:rPr>
            <w:rtl w:val="0"/>
            <w:lang w:val="en-US"/>
          </w:rPr>
          <w:t xml:space="preserve"> (</w:t>
        </w:r>
      </w:ins>
      <w:ins w:id="434" w:date="2022-07-13T12:27:00Z" w:author="Matheus Gonçalves - Powermig">
        <w:r>
          <w:rPr>
            <w:rtl w:val="0"/>
            <w:lang w:val="en-US"/>
          </w:rPr>
          <w:t>Mahmoudi</w:t>
        </w:r>
      </w:ins>
      <w:ins w:id="435" w:date="2022-07-13T12:27:00Z" w:author="Matheus Gonçalves - Powermig">
        <w:r>
          <w:rPr>
            <w:rtl w:val="0"/>
            <w:lang w:val="en-US"/>
          </w:rPr>
          <w:t xml:space="preserve"> and </w:t>
        </w:r>
      </w:ins>
      <w:ins w:id="436" w:date="2022-07-13T12:27:00Z" w:author="Matheus Gonçalves - Powermig">
        <w:r>
          <w:rPr>
            <w:rtl w:val="0"/>
            <w:lang w:val="en-US"/>
          </w:rPr>
          <w:t>Erfanian</w:t>
        </w:r>
      </w:ins>
      <w:ins w:id="437"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438" w:date="2022-07-13T05:58:00Z" w:author="Matheus Mussi">
        <w:r>
          <w:rPr>
            <w:rtl w:val="0"/>
            <w:lang w:val="en-US"/>
          </w:rPr>
          <w:delText>utilize</w:delText>
        </w:r>
      </w:del>
      <w:ins w:id="439"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440"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441" w:date="2022-07-13T12:31:00Z" w:author="Matheus Gonçalves - Powermig">
        <w:r>
          <w:rPr>
            <w:rtl w:val="0"/>
            <w:lang w:val="en-US"/>
          </w:rPr>
          <w:t>(</w:t>
        </w:r>
      </w:ins>
      <w:ins w:id="442" w:date="2022-07-13T12:32:00Z" w:author="Matheus Gonçalves - Powermig">
        <w:r>
          <w:rPr>
            <w:rtl w:val="0"/>
            <w:lang w:val="en-US"/>
          </w:rPr>
          <w:t xml:space="preserve">77.43% and </w:t>
        </w:r>
      </w:ins>
      <w:ins w:id="443" w:date="2022-07-13T12:33:00Z" w:author="Matheus Gonçalves - Powermig">
        <w:r>
          <w:rPr>
            <w:rtl w:val="0"/>
            <w:lang w:val="en-US"/>
          </w:rPr>
          <w:t>66</w:t>
        </w:r>
      </w:ins>
      <w:ins w:id="444" w:date="2022-07-13T12:35:00Z" w:author="Matheus Gonçalves - Powermig">
        <w:r>
          <w:rPr>
            <w:rtl w:val="0"/>
            <w:lang w:val="en-US"/>
          </w:rPr>
          <w:t>.2% for the auditory component, respectively</w:t>
        </w:r>
      </w:ins>
      <w:ins w:id="445" w:date="2022-07-13T12:31:00Z" w:author="Matheus Gonçalves - Powermig">
        <w:r>
          <w:rPr>
            <w:rtl w:val="0"/>
            <w:lang w:val="en-US"/>
          </w:rPr>
          <w:t xml:space="preserve">) </w:t>
        </w:r>
      </w:ins>
      <w:r>
        <w:rPr>
          <w:rtl w:val="0"/>
          <w:lang w:val="en-US"/>
        </w:rPr>
        <w:t>and have higher workload for mental demand and effort compared to visual stimuli</w:t>
      </w:r>
      <w:ins w:id="446" w:date="2022-07-13T12:31:00Z" w:author="Matheus Gonçalves - Powermig">
        <w:r>
          <w:rPr>
            <w:rtl w:val="0"/>
            <w:lang w:val="en-US"/>
          </w:rPr>
          <w:t xml:space="preserve"> (</w:t>
        </w:r>
      </w:ins>
      <w:ins w:id="447" w:date="2022-07-13T12:31:00Z" w:author="Matheus Gonçalves - Powermig">
        <w:r>
          <w:rPr>
            <w:rtl w:val="0"/>
            <w:lang w:val="en-US"/>
          </w:rPr>
          <w:t>Nijboer</w:t>
        </w:r>
      </w:ins>
      <w:ins w:id="448" w:date="2022-07-13T12:31:00Z" w:author="Matheus Gonçalves - Powermig">
        <w:r>
          <w:rPr>
            <w:rtl w:val="0"/>
            <w:lang w:val="en-US"/>
          </w:rPr>
          <w:t xml:space="preserve"> et al., 2008)</w:t>
        </w:r>
      </w:ins>
      <w:r>
        <w:rPr>
          <w:rtl w:val="0"/>
          <w:lang w:val="en-US"/>
        </w:rPr>
        <w:t xml:space="preserve">. </w:t>
      </w:r>
    </w:p>
    <w:p>
      <w:pPr>
        <w:pStyle w:val="Body A"/>
        <w:rPr>
          <w:i w:val="1"/>
          <w:iCs w:val="1"/>
          <w:lang w:val="en-US"/>
        </w:rPr>
      </w:pPr>
      <w:del w:id="449"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450" w:date="2022-07-13T12:42:00Z" w:author="Matheus Gonçalves - Powermig">
        <w:r>
          <w:rPr>
            <w:rtl w:val="0"/>
            <w:lang w:val="en-US"/>
          </w:rPr>
          <w:delText>session</w:delText>
        </w:r>
      </w:del>
      <w:ins w:id="451"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452" w:date="2022-07-13T12:45:00Z" w:author="Matheus Gonçalves - Powermig">
        <w:r>
          <w:rPr>
            <w:rtl w:val="0"/>
            <w:lang w:val="en-US"/>
          </w:rPr>
          <w:delText>group</w:delText>
        </w:r>
      </w:del>
      <w:ins w:id="453" w:date="2022-07-13T12:45:00Z" w:author="Matheus Gonçalves - Powermig">
        <w:r>
          <w:rPr>
            <w:rtl w:val="0"/>
            <w:lang w:val="en-US"/>
          </w:rPr>
          <w:t>other spellers</w:t>
        </w:r>
      </w:ins>
      <w:r>
        <w:rPr>
          <w:rtl w:val="0"/>
          <w:lang w:val="en-US"/>
        </w:rPr>
        <w:t>, with average of 90.</w:t>
      </w:r>
      <w:del w:id="454" w:date="2022-07-13T12:46:00Z" w:author="Matheus Gonçalves - Powermig">
        <w:r>
          <w:rPr>
            <w:rtl w:val="0"/>
            <w:lang w:val="en-US"/>
          </w:rPr>
          <w:delText>32</w:delText>
        </w:r>
      </w:del>
      <w:ins w:id="455" w:date="2022-07-13T12:46:00Z" w:author="Matheus Gonçalves - Powermig">
        <w:r>
          <w:rPr>
            <w:rtl w:val="0"/>
            <w:lang w:val="en-US"/>
          </w:rPr>
          <w:t>7</w:t>
        </w:r>
      </w:ins>
      <w:r>
        <w:rPr>
          <w:rtl w:val="0"/>
          <w:lang w:val="en-US"/>
        </w:rPr>
        <w:t>%.</w:t>
      </w:r>
    </w:p>
    <w:p>
      <w:pPr>
        <w:pStyle w:val="Body A"/>
        <w:rPr>
          <w:del w:id="456" w:date="2022-07-13T18:28:00Z" w:author="Matheus Mussi"/>
          <w:lang w:val="en-US"/>
        </w:rPr>
      </w:pPr>
      <w:del w:id="457" w:date="2022-07-13T18:28:00Z" w:author="Matheus Mussi">
        <w:r>
          <w:rPr>
            <w:b w:val="1"/>
            <w:bCs w:val="1"/>
            <w:rtl w:val="0"/>
            <w:lang w:val="en-US"/>
          </w:rPr>
          <w:delText>Built-in correction/confirmation capabilities</w:delText>
        </w:r>
      </w:del>
      <w:del w:id="458" w:date="2022-07-13T18:28:00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rPr>
          <w:lang w:val="en-US"/>
        </w:rPr>
      </w:pPr>
      <w:r>
        <w:rPr>
          <w:b w:val="1"/>
          <w:bCs w:val="1"/>
          <w:rtl w:val="0"/>
          <w:lang w:val="en-US"/>
        </w:rPr>
        <w:t>Number of actions before selection</w:t>
      </w:r>
      <w:r>
        <w:rPr>
          <w:rtl w:val="0"/>
          <w:lang w:val="en-US"/>
        </w:rPr>
        <w:t xml:space="preserve"> - </w:t>
      </w:r>
      <w:ins w:id="459" w:date="2022-07-14T12:06:00Z" w:author="Matheus Gonçalves - Powermig">
        <w:r>
          <w:rPr>
            <w:rtl w:val="0"/>
            <w:lang w:val="en-US"/>
          </w:rPr>
          <w:t>S</w:t>
        </w:r>
      </w:ins>
      <w:del w:id="460" w:date="2022-07-14T12:06:00Z" w:author="Matheus Gonçalves - Powermig">
        <w:r>
          <w:rPr>
            <w:rtl w:val="0"/>
            <w:lang w:val="en-US"/>
          </w:rPr>
          <w:delText>s</w:delText>
        </w:r>
      </w:del>
      <w:r>
        <w:rPr>
          <w:rtl w:val="0"/>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461" w:date="2022-07-13T18:33:00Z" w:author="Matheus Mussi">
        <w:r>
          <w:rPr>
            <w:rtl w:val="0"/>
            <w:lang w:val="en-US"/>
          </w:rPr>
          <w:delText>, as seen in Figure Xx</w:delText>
        </w:r>
      </w:del>
      <w:ins w:id="462" w:date="2022-07-13T18:38:00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ins w:id="463" w:date="2022-07-14T12:39:00Z" w:author="Matheus Gonçalves - Powermig"/>
          <w:lang w:val="en-US"/>
        </w:rPr>
      </w:pPr>
      <w:bookmarkStart w:name="_nbxzq6ceew4f" w:id="464"/>
      <w:bookmarkEnd w:id="464"/>
      <w:ins w:id="465" w:date="2022-07-14T12:22:00Z" w:author="Matheus Gonçalves - Powermig">
        <w:r>
          <w:rPr>
            <w:rtl w:val="0"/>
            <w:lang w:val="en-US"/>
          </w:rPr>
          <w:t>C</w:t>
        </w:r>
      </w:ins>
      <w:ins w:id="466" w:date="2022-07-14T12:22:00Z" w:author="Matheus Gonçalves - Powermig">
        <w:r>
          <w:rPr>
            <w:rtl w:val="0"/>
            <w:lang w:val="en-US"/>
          </w:rPr>
          <w:t>hildren considerations</w:t>
        </w:r>
      </w:ins>
    </w:p>
    <w:p>
      <w:pPr>
        <w:pStyle w:val="Body A"/>
        <w:rPr>
          <w:ins w:id="467" w:date="2022-07-14T12:21:00Z" w:author="Matheus Gonçalves - Powermig"/>
          <w:lang w:val="en-US"/>
        </w:rPr>
      </w:pPr>
      <w:ins w:id="468" w:date="2022-07-14T12:39:00Z" w:author="Matheus Gonçalves - Powermig">
        <w:r>
          <w:rPr>
            <w:rtl w:val="0"/>
            <w:lang w:val="en-US"/>
          </w:rPr>
          <w:t xml:space="preserve">As exposed by different research groups, </w:t>
        </w:r>
      </w:ins>
      <w:ins w:id="469" w:date="2022-07-14T12:40:00Z" w:author="Matheus Gonçalves - Powermig">
        <w:r>
          <w:rPr>
            <w:rtl w:val="0"/>
            <w:lang w:val="en-US"/>
          </w:rPr>
          <w:t xml:space="preserve">the implementation of </w:t>
        </w:r>
      </w:ins>
      <w:ins w:id="470" w:date="2022-07-14T12:40:00Z" w:author="Matheus Gonçalves - Powermig">
        <w:r>
          <w:rPr>
            <w:rtl w:val="0"/>
            <w:lang w:val="en-US"/>
          </w:rPr>
          <w:t>hBCI</w:t>
        </w:r>
      </w:ins>
      <w:ins w:id="471" w:date="2022-07-14T12:40:00Z" w:author="Matheus Gonçalves - Powermig">
        <w:r>
          <w:rPr>
            <w:rtl w:val="0"/>
            <w:lang w:val="en-US"/>
          </w:rPr>
          <w:t xml:space="preserve"> can be a bigger challenge for children than for adults. We will now </w:t>
        </w:r>
      </w:ins>
      <w:ins w:id="472" w:date="2022-07-14T12:41:00Z" w:author="Matheus Gonçalves - Powermig">
        <w:r>
          <w:rPr>
            <w:rtl w:val="0"/>
            <w:lang w:val="en-US"/>
          </w:rPr>
          <w:t>discuss further different topics that might be especially relevant for children.</w:t>
        </w:r>
      </w:ins>
    </w:p>
    <w:p>
      <w:pPr>
        <w:pStyle w:val="Body A"/>
        <w:rPr>
          <w:ins w:id="473" w:date="2022-07-12T12:44:00Z" w:author="Matheus Gonçalves - Powermig"/>
          <w:lang w:val="en-US"/>
        </w:rPr>
      </w:pPr>
      <w:bookmarkStart w:name="_qb93z0z1k12a" w:id="474"/>
      <w:bookmarkEnd w:id="474"/>
      <w:ins w:id="475" w:date="2022-07-14T12:42:00Z" w:author="Matheus Gonçalves - Powermig">
        <w:r>
          <w:rPr>
            <w:rtl w:val="0"/>
            <w:lang w:val="en-US"/>
          </w:rPr>
          <w:t>M</w:t>
        </w:r>
      </w:ins>
      <w:ins w:id="476" w:date="2022-07-14T12:42:00Z" w:author="Matheus Gonçalves - Powermig">
        <w:r>
          <w:rPr>
            <w:rtl w:val="0"/>
            <w:lang w:val="en-US"/>
          </w:rPr>
          <w:t xml:space="preserve">ultiple headsets and caps </w:t>
        </w:r>
      </w:ins>
      <w:ins w:id="477" w:date="2022-07-14T12:43:00Z" w:author="Matheus Gonçalves - Powermig">
        <w:r>
          <w:rPr>
            <w:rtl w:val="0"/>
            <w:lang w:val="en-US"/>
          </w:rPr>
          <w:t>-</w:t>
        </w:r>
      </w:ins>
      <w:ins w:id="478" w:date="2022-07-10T02:01:00Z" w:author="Kim Adams">
        <w:r>
          <w:rPr>
            <w:rtl w:val="0"/>
            <w:lang w:val="en-US"/>
          </w:rPr>
          <w:t xml:space="preserve">  </w:t>
        </w:r>
      </w:ins>
      <w:ins w:id="479" w:date="2022-07-14T12:43:00Z" w:author="Matheus Gonçalves - Powermig">
        <w:r>
          <w:rPr>
            <w:rtl w:val="0"/>
            <w:lang w:val="en-US"/>
          </w:rPr>
          <w:t>Some</w:t>
        </w:r>
      </w:ins>
      <w:ins w:id="480" w:date="2022-07-14T12:43:00Z" w:author="Matheus Gonçalves - Powermig">
        <w:r>
          <w:rPr>
            <w:rtl w:val="0"/>
            <w:lang w:val="en-US"/>
          </w:rPr>
          <w:t xml:space="preserve"> authors have exposed that children report discomfor</w:t>
        </w:r>
      </w:ins>
      <w:ins w:id="481" w:date="2022-07-14T12:44:00Z" w:author="Matheus Gonçalves - Powermig">
        <w:r>
          <w:rPr>
            <w:rtl w:val="0"/>
            <w:lang w:val="en-US"/>
          </w:rPr>
          <w:t xml:space="preserve">t when using </w:t>
        </w:r>
      </w:ins>
      <w:ins w:id="482" w:date="2022-07-14T12:46:00Z" w:author="Matheus Gonçalves - Powermig">
        <w:r>
          <w:rPr>
            <w:rtl w:val="0"/>
            <w:lang w:val="en-US"/>
          </w:rPr>
          <w:t>a single</w:t>
        </w:r>
      </w:ins>
      <w:ins w:id="483" w:date="2022-07-14T12:44:00Z" w:author="Matheus Gonçalves - Powermig">
        <w:r>
          <w:rPr>
            <w:rtl w:val="0"/>
            <w:lang w:val="en-US"/>
          </w:rPr>
          <w:t xml:space="preserve"> cap</w:t>
        </w:r>
      </w:ins>
      <w:ins w:id="484" w:date="2022-07-14T12:46:00Z" w:author="Matheus Gonçalves - Powermig">
        <w:r>
          <w:rPr>
            <w:rtl w:val="0"/>
            <w:lang w:val="en-US"/>
          </w:rPr>
          <w:t xml:space="preserve"> or</w:t>
        </w:r>
      </w:ins>
      <w:ins w:id="485" w:date="2022-07-14T12:44:00Z" w:author="Matheus Gonçalves - Powermig">
        <w:r>
          <w:rPr>
            <w:rtl w:val="0"/>
            <w:lang w:val="en-US"/>
          </w:rPr>
          <w:t xml:space="preserve"> headset (cite Zhang et al. 2019 and </w:t>
        </w:r>
      </w:ins>
      <w:ins w:id="486" w:date="2022-07-14T12:44:00Z" w:author="Matheus Gonçalves - Powermig">
        <w:r>
          <w:rPr>
            <w:rtl w:val="0"/>
            <w:lang w:val="en-US"/>
          </w:rPr>
          <w:t>Jadavji</w:t>
        </w:r>
      </w:ins>
      <w:ins w:id="487" w:date="2022-07-14T12:44:00Z" w:author="Matheus Gonçalves - Powermig">
        <w:r>
          <w:rPr>
            <w:rtl w:val="0"/>
            <w:lang w:val="en-US"/>
          </w:rPr>
          <w:t xml:space="preserve"> et al. 2022). Systems that</w:t>
        </w:r>
      </w:ins>
      <w:ins w:id="488" w:date="2022-07-12T12:36:00Z" w:author="Matheus Gonçalves - Powermig">
        <w:r>
          <w:rPr>
            <w:rtl w:val="0"/>
            <w:lang w:val="en-US"/>
          </w:rPr>
          <w:t xml:space="preserve"> combined multiple input caps (Buccino et al. (2016), Khalaf </w:t>
        </w:r>
      </w:ins>
      <w:ins w:id="489" w:date="2022-07-12T12:36:00Z" w:author="Matheus Gonçalves - Powermig">
        <w:r>
          <w:rPr>
            <w:rtl w:val="0"/>
            <w:lang w:val="en-US"/>
          </w:rPr>
          <w:t>et al.(</w:t>
        </w:r>
      </w:ins>
      <w:ins w:id="490" w:date="2022-07-12T12:36:00Z" w:author="Matheus Gonçalves - Powermig">
        <w:r>
          <w:rPr>
            <w:rtl w:val="0"/>
            <w:lang w:val="en-US"/>
          </w:rPr>
          <w:t xml:space="preserve">2020), Chiarelli et al. (2018), Shin et al.(2018) and </w:t>
        </w:r>
      </w:ins>
      <w:ins w:id="491" w:date="2022-07-12T12:36:00Z" w:author="Matheus Gonçalves - Powermig">
        <w:r>
          <w:rPr>
            <w:rtl w:val="0"/>
            <w:lang w:val="en-US"/>
          </w:rPr>
          <w:t>Glowinsky</w:t>
        </w:r>
      </w:ins>
      <w:ins w:id="492" w:date="2022-07-12T12:36:00Z" w:author="Matheus Gonçalves - Powermig">
        <w:r>
          <w:rPr>
            <w:rtl w:val="0"/>
            <w:lang w:val="en-US"/>
          </w:rPr>
          <w:t xml:space="preserve"> et al. (2018)</w:t>
        </w:r>
      </w:ins>
      <w:ins w:id="493" w:date="2022-07-14T12:45:00Z" w:author="Matheus Gonçalves - Powermig">
        <w:r>
          <w:rPr>
            <w:rtl w:val="0"/>
            <w:lang w:val="en-US"/>
          </w:rPr>
          <w:t xml:space="preserve">) could face the challenge of </w:t>
        </w:r>
      </w:ins>
      <w:ins w:id="494" w:date="2022-07-14T12:46:00Z" w:author="Matheus Gonçalves - Powermig">
        <w:r>
          <w:rPr>
            <w:rtl w:val="0"/>
            <w:lang w:val="en-US"/>
          </w:rPr>
          <w:t>attaining</w:t>
        </w:r>
      </w:ins>
      <w:ins w:id="495" w:date="2022-07-14T12:45:00Z" w:author="Matheus Gonçalves - Powermig">
        <w:r>
          <w:rPr>
            <w:rtl w:val="0"/>
            <w:lang w:val="en-US"/>
          </w:rPr>
          <w:t xml:space="preserve"> children</w:t>
        </w:r>
      </w:ins>
      <w:ins w:id="496" w:date="2022-07-14T12:45:00Z" w:author="Matheus Gonçalves - Powermig">
        <w:r>
          <w:rPr>
            <w:rtl w:val="0"/>
            <w:lang w:val="en-US"/>
          </w:rPr>
          <w:t>’</w:t>
        </w:r>
      </w:ins>
      <w:ins w:id="497" w:date="2022-07-14T12:45:00Z" w:author="Matheus Gonçalves - Powermig">
        <w:r>
          <w:rPr>
            <w:rtl w:val="0"/>
            <w:lang w:val="en-US"/>
          </w:rPr>
          <w:t xml:space="preserve">s focus while they face discomfort from </w:t>
        </w:r>
      </w:ins>
      <w:ins w:id="498" w:date="2022-07-14T12:46:00Z" w:author="Matheus Gonçalves - Powermig">
        <w:r>
          <w:rPr>
            <w:rtl w:val="0"/>
            <w:lang w:val="en-US"/>
          </w:rPr>
          <w:t>overlapped caps/headsets.</w:t>
        </w:r>
      </w:ins>
      <w:ins w:id="499" w:date="2022-07-14T12:47:00Z" w:author="Matheus Gonçalves - Powermig">
        <w:r>
          <w:rPr>
            <w:rtl w:val="0"/>
            <w:lang w:val="en-US"/>
          </w:rPr>
          <w:t xml:space="preserve"> </w:t>
        </w:r>
      </w:ins>
      <w:ins w:id="500" w:date="2022-07-14T12:49:00Z" w:author="Matheus Gonçalves - Powermig">
        <w:r>
          <w:rPr>
            <w:rtl w:val="0"/>
            <w:lang w:val="en-US"/>
          </w:rPr>
          <w:t>This challenge might require new approaches to headset designs</w:t>
        </w:r>
      </w:ins>
      <w:ins w:id="501" w:date="2022-07-14T12:49:00Z" w:author="Matheus Gonçalves - Powermig">
        <w:r>
          <w:rPr>
            <w:rtl w:val="0"/>
            <w:lang w:val="en-US"/>
          </w:rPr>
          <w:t xml:space="preserve"> so they can be more comfortable and sizable for children. Additionally, headset</w:t>
        </w:r>
      </w:ins>
      <w:ins w:id="502" w:date="2022-07-14T12:50:00Z" w:author="Matheus Gonçalves - Powermig">
        <w:r>
          <w:rPr>
            <w:rtl w:val="0"/>
            <w:lang w:val="en-US"/>
          </w:rPr>
          <w:t xml:space="preserve">s with a built-in capability of measuring different brain inputs might be </w:t>
        </w:r>
      </w:ins>
      <w:ins w:id="503" w:date="2022-07-14T12:51:00Z" w:author="Matheus Gonçalves - Powermig">
        <w:r>
          <w:rPr>
            <w:rtl w:val="0"/>
            <w:lang w:val="en-US"/>
          </w:rPr>
          <w:t xml:space="preserve">the next generation of sought-after </w:t>
        </w:r>
      </w:ins>
      <w:ins w:id="504" w:date="2022-07-14T12:51:00Z" w:author="Matheus Gonçalves - Powermig">
        <w:r>
          <w:rPr>
            <w:rtl w:val="0"/>
            <w:lang w:val="en-US"/>
          </w:rPr>
          <w:t>hBCI</w:t>
        </w:r>
      </w:ins>
      <w:ins w:id="505" w:date="2022-07-14T12:51:00Z" w:author="Matheus Gonçalves - Powermig">
        <w:r>
          <w:rPr>
            <w:rtl w:val="0"/>
            <w:lang w:val="en-US"/>
          </w:rPr>
          <w:t xml:space="preserve"> systems for </w:t>
        </w:r>
      </w:ins>
      <w:ins w:id="506" w:date="2022-07-14T12:52:00Z" w:author="Matheus Gonçalves - Powermig">
        <w:r>
          <w:rPr>
            <w:rtl w:val="0"/>
            <w:lang w:val="en-US"/>
          </w:rPr>
          <w:t xml:space="preserve">research. </w:t>
        </w:r>
      </w:ins>
      <w:ins w:id="507" w:date="2022-07-14T12:53:00Z" w:author="Matheus Gonçalves - Powermig">
        <w:r>
          <w:rPr>
            <w:rtl w:val="0"/>
            <w:lang w:val="en-US"/>
          </w:rPr>
          <w:t xml:space="preserve">The </w:t>
        </w:r>
      </w:ins>
      <w:ins w:id="508" w:date="2022-07-14T12:54:00Z" w:author="Matheus Gonçalves - Powermig">
        <w:r>
          <w:rPr>
            <w:rtl w:val="0"/>
            <w:lang w:val="en-US"/>
          </w:rPr>
          <w:t>creation of</w:t>
        </w:r>
      </w:ins>
      <w:ins w:id="509" w:date="2022-07-14T12:53:00Z" w:author="Matheus Gonçalves - Powermig">
        <w:r>
          <w:rPr>
            <w:rtl w:val="0"/>
            <w:lang w:val="en-US"/>
          </w:rPr>
          <w:t xml:space="preserve"> new </w:t>
        </w:r>
      </w:ins>
      <w:ins w:id="510" w:date="2022-07-14T12:54:00Z" w:author="Matheus Gonçalves - Powermig">
        <w:r>
          <w:rPr>
            <w:rtl w:val="0"/>
            <w:lang w:val="en-US"/>
          </w:rPr>
          <w:t>headsets that integrate multiple inputs</w:t>
        </w:r>
      </w:ins>
      <w:ins w:id="511" w:date="2022-07-14T12:55:00Z" w:author="Matheus Gonçalves - Powermig">
        <w:r>
          <w:rPr>
            <w:rtl w:val="0"/>
            <w:lang w:val="en-US"/>
          </w:rPr>
          <w:t xml:space="preserve"> like the </w:t>
        </w:r>
      </w:ins>
      <w:ins w:id="512" w:date="2022-07-14T12:53:00Z" w:author="Matheus Gonçalves - Powermig">
        <w:r>
          <w:rPr>
            <w:rtl w:val="0"/>
            <w:lang w:val="en-US"/>
          </w:rPr>
          <w:t>OpenBCI</w:t>
        </w:r>
      </w:ins>
      <w:ins w:id="513" w:date="2022-07-14T12:53:00Z" w:author="Matheus Gonçalves - Powermig">
        <w:r>
          <w:rPr>
            <w:rtl w:val="0"/>
            <w:lang w:val="en-US"/>
          </w:rPr>
          <w:t xml:space="preserve"> Galea demonstrate this trend.</w:t>
        </w:r>
      </w:ins>
      <w:ins w:id="514" w:date="2022-07-12T12:44:00Z" w:author="Matheus Gonçalves - Powermig">
        <w:r>
          <w:rPr>
            <w:lang w:val="en-US"/>
          </w:rPr>
          <w:br w:type="textWrapping"/>
        </w:r>
      </w:ins>
      <w:commentRangeStart w:id="515"/>
      <w:commentRangeStart w:id="516"/>
    </w:p>
    <w:p>
      <w:pPr>
        <w:pStyle w:val="Body A"/>
        <w:rPr>
          <w:ins w:id="517" w:date="2022-07-15T13:05:00Z" w:author="Matheus Gonçalves - Powermig"/>
          <w:lang w:val="en-US"/>
        </w:rPr>
      </w:pPr>
      <w:ins w:id="518" w:date="2022-07-14T12:57:00Z" w:author="Matheus Gonçalves - Powermig">
        <w:r>
          <w:rPr>
            <w:rtl w:val="0"/>
            <w:lang w:val="en-US"/>
          </w:rPr>
          <w:t xml:space="preserve">Target types - </w:t>
        </w:r>
      </w:ins>
      <w:ins w:id="519" w:date="2022-07-12T12:44:00Z" w:author="Matheus Gonçalves - Powermig">
        <w:del w:id="520" w:date="2022-07-16T11:30:05Z" w:author="Matheus Mussi">
          <w:r>
            <w:rPr>
              <w:rtl w:val="0"/>
              <w:lang w:val="en-US"/>
            </w:rPr>
            <w:delText>The presentation played the biggest role on the user acceptance of the system</w:delText>
          </w:r>
        </w:del>
      </w:ins>
      <w:ins w:id="521" w:date="2022-07-14T12:56:00Z" w:author="Matheus Gonçalves - Powermig">
        <w:del w:id="522" w:date="2022-07-16T11:30:05Z" w:author="Matheus Mussi">
          <w:r>
            <w:rPr>
              <w:rtl w:val="0"/>
              <w:lang w:val="en-US"/>
            </w:rPr>
            <w:delText xml:space="preserve"> &lt;&lt;look up qualitative results to see if we can say that&gt;&gt;</w:delText>
          </w:r>
        </w:del>
      </w:ins>
      <w:ins w:id="523" w:date="2022-07-12T12:44:00Z" w:author="Matheus Gonçalves - Powermig">
        <w:del w:id="524" w:date="2022-07-16T11:30:05Z" w:author="Matheus Mussi">
          <w:r>
            <w:rPr>
              <w:rtl w:val="0"/>
              <w:lang w:val="en-US"/>
            </w:rPr>
            <w:delText>.</w:delText>
          </w:r>
        </w:del>
      </w:ins>
      <w:commentRangeEnd w:id="515"/>
      <w:r>
        <w:commentReference w:id="515"/>
      </w:r>
      <w:commentRangeEnd w:id="516"/>
      <w:r>
        <w:commentReference w:id="516"/>
      </w:r>
      <w:ins w:id="525" w:date="2022-07-16T11:38:17Z" w:author="Matheus Mussi">
        <w:r>
          <w:rPr>
            <w:rtl w:val="0"/>
            <w:lang w:val="en-US"/>
          </w:rPr>
          <w:t>Based on qualitative responses and the reported accuracies, we infer that some target types can reduce the mental overload on children using hBCI.</w:t>
        </w:r>
      </w:ins>
      <w:ins w:id="526" w:date="2022-07-17T17:07:35Z" w:author="Matheus Mussi">
        <w:r>
          <w:rPr>
            <w:rtl w:val="0"/>
            <w:lang w:val="en-US"/>
          </w:rPr>
          <w:t xml:space="preserve"> The order of complexity that we propose from least to most complex for children is </w:t>
        </w:r>
      </w:ins>
      <w:ins w:id="527" w:date="2022-07-17T17:07:35Z" w:author="Matheus Mussi">
        <w:r>
          <w:rPr>
            <w:i w:val="1"/>
            <w:iCs w:val="1"/>
            <w:rtl w:val="0"/>
            <w:lang w:val="en-US"/>
          </w:rPr>
          <w:t>still targets</w:t>
        </w:r>
      </w:ins>
      <w:ins w:id="528" w:date="2022-07-17T17:07:35Z" w:author="Matheus Mussi">
        <w:r>
          <w:rPr>
            <w:i w:val="1"/>
            <w:iCs w:val="1"/>
            <w:rtl w:val="0"/>
            <w:lang w:val="en-US"/>
          </w:rPr>
          <w:t>,</w:t>
        </w:r>
      </w:ins>
      <w:ins w:id="529" w:date="2022-07-17T17:07:35Z" w:author="Matheus Mussi">
        <w:r>
          <w:rPr>
            <w:i w:val="1"/>
            <w:iCs w:val="1"/>
            <w:rtl w:val="0"/>
            <w:lang w:val="en-US"/>
          </w:rPr>
          <w:t xml:space="preserve"> strobic targets</w:t>
        </w:r>
      </w:ins>
      <w:ins w:id="530" w:date="2022-07-17T17:07:35Z" w:author="Matheus Mussi">
        <w:r>
          <w:rPr>
            <w:i w:val="1"/>
            <w:iCs w:val="1"/>
            <w:rtl w:val="0"/>
            <w:lang w:val="en-US"/>
          </w:rPr>
          <w:t>,</w:t>
        </w:r>
      </w:ins>
      <w:ins w:id="531" w:date="2022-07-17T17:07:35Z" w:author="Matheus Mussi">
        <w:r>
          <w:rPr>
            <w:i w:val="1"/>
            <w:iCs w:val="1"/>
            <w:rtl w:val="0"/>
            <w:lang w:val="en-US"/>
          </w:rPr>
          <w:t xml:space="preserve"> goal or spatial targets</w:t>
        </w:r>
      </w:ins>
      <w:ins w:id="532" w:date="2022-07-17T17:07:35Z" w:author="Matheus Mussi">
        <w:r>
          <w:rPr>
            <w:i w:val="1"/>
            <w:iCs w:val="1"/>
            <w:rtl w:val="0"/>
            <w:lang w:val="en-US"/>
          </w:rPr>
          <w:t>,</w:t>
        </w:r>
      </w:ins>
      <w:ins w:id="533" w:date="2022-07-17T17:07:35Z" w:author="Matheus Mussi">
        <w:r>
          <w:rPr>
            <w:i w:val="1"/>
            <w:iCs w:val="1"/>
            <w:rtl w:val="0"/>
            <w:lang w:val="en-US"/>
          </w:rPr>
          <w:t xml:space="preserve"> motor/tactile targets</w:t>
        </w:r>
      </w:ins>
      <w:ins w:id="534" w:date="2022-07-17T17:07:35Z" w:author="Matheus Mussi">
        <w:r>
          <w:rPr>
            <w:i w:val="1"/>
            <w:iCs w:val="1"/>
            <w:rtl w:val="0"/>
            <w:lang w:val="en-US"/>
          </w:rPr>
          <w:t>,</w:t>
        </w:r>
      </w:ins>
      <w:ins w:id="535" w:date="2022-07-17T17:07:35Z" w:author="Matheus Mussi">
        <w:r>
          <w:rPr>
            <w:i w:val="1"/>
            <w:iCs w:val="1"/>
            <w:rtl w:val="0"/>
            <w:lang w:val="en-US"/>
          </w:rPr>
          <w:t xml:space="preserve"> mental tasks</w:t>
        </w:r>
      </w:ins>
      <w:ins w:id="536" w:date="2022-07-17T17:07:35Z" w:author="Matheus Mussi">
        <w:r>
          <w:rPr>
            <w:rtl w:val="0"/>
            <w:lang w:val="en-US"/>
          </w:rPr>
          <w:t>, and</w:t>
        </w:r>
      </w:ins>
      <w:ins w:id="537" w:date="2022-07-17T17:07:35Z" w:author="Matheus Mussi">
        <w:r>
          <w:rPr>
            <w:rtl w:val="0"/>
            <w:lang w:val="en-US"/>
          </w:rPr>
          <w:t xml:space="preserve"> </w:t>
        </w:r>
      </w:ins>
      <w:ins w:id="538" w:date="2022-07-17T17:07:35Z" w:author="Matheus Mussi">
        <w:r>
          <w:rPr>
            <w:i w:val="1"/>
            <w:iCs w:val="1"/>
            <w:rtl w:val="0"/>
            <w:lang w:val="en-US"/>
          </w:rPr>
          <w:t>sound cues</w:t>
        </w:r>
      </w:ins>
      <w:ins w:id="539" w:date="2022-07-17T17:07:35Z" w:author="Matheus Mussi">
        <w:r>
          <w:rPr>
            <w:rtl w:val="0"/>
            <w:lang w:val="en-US"/>
          </w:rPr>
          <w:t>.</w:t>
        </w:r>
      </w:ins>
      <w:ins w:id="540" w:date="2022-07-12T12:44:00Z" w:author="Matheus Gonçalves - Powermig">
        <w:del w:id="541" w:date="2022-07-16T11:35:15Z" w:author="Matheus Mussi">
          <w:r>
            <w:rPr>
              <w:rtl w:val="0"/>
              <w:lang w:val="en-US"/>
            </w:rPr>
            <w:delText xml:space="preserve"> It could improve user </w:delText>
          </w:r>
        </w:del>
      </w:ins>
      <w:ins w:id="542" w:date="2022-07-12T12:44:00Z" w:author="Matheus Gonçalves - Powermig">
        <w:del w:id="543" w:date="2022-07-16T11:35:15Z" w:author="Matheus Mussi">
          <w:r>
            <w:rPr>
              <w:rtl w:val="0"/>
              <w:lang w:val="en-US"/>
            </w:rPr>
            <w:delText>experience, and</w:delText>
          </w:r>
        </w:del>
      </w:ins>
      <w:ins w:id="544" w:date="2022-07-12T12:44:00Z" w:author="Matheus Gonçalves - Powermig">
        <w:del w:id="545" w:date="2022-07-16T11:35:15Z" w:author="Matheus Mussi">
          <w:r>
            <w:rPr>
              <w:rtl w:val="0"/>
              <w:lang w:val="en-US"/>
            </w:rPr>
            <w:delText xml:space="preserve"> reduce mental overload.</w:delText>
          </w:r>
        </w:del>
      </w:ins>
      <w:ins w:id="546" w:date="2022-07-15T12:46:00Z" w:author="Matheus Gonçalves - Powermig">
        <w:r>
          <w:rPr>
            <w:rtl w:val="0"/>
            <w:lang w:val="en-US"/>
          </w:rPr>
          <w:t xml:space="preserve"> </w:t>
        </w:r>
      </w:ins>
      <w:ins w:id="547" w:date="2022-07-17T13:06:03Z" w:author="Matheus Mussi">
        <w:r>
          <w:rPr>
            <w:rtl w:val="0"/>
            <w:lang w:val="en-US"/>
          </w:rPr>
          <w:t>Most of the qualitative responses were for systems containing SSVEP stimuli. Alisson et al. (2012), Brunner et al. (2011) and Alisson (2010) reported that users were not annoyed with the flashing of the SSVEP while simultaneously combined with MI. Mannan et al. (2020), on the other hand, stated that the pure SSVEP paradigm had generated a high flickering annoyance on participants while spelling. The annoyance was substantially attenuated when the system was combined with an eye gaze component that would reduce the amount of frequencies from 48 to 6.</w:t>
        </w:r>
      </w:ins>
      <w:ins w:id="548" w:date="2022-07-17T13:16:32Z" w:author="Matheus Mussi">
        <w:r>
          <w:rPr>
            <w:rtl w:val="0"/>
            <w:lang w:val="en-US"/>
          </w:rPr>
          <w:t xml:space="preserve"> Figure Jj shows that the SSVEP paradigm had the highest accuracy average, followed by the P300. Due to the flickering, however, children can be more annoyed by the flashing than adults. Therefore, we infer that still tagets would be more easily processed by children than strobic targets. Goal or spatial targets require focus and the maintenance of a certain threshold, which could also be harder for children</w:t>
        </w:r>
      </w:ins>
    </w:p>
    <w:p>
      <w:pPr>
        <w:pStyle w:val="Body A"/>
        <w:rPr>
          <w:ins w:id="549" w:date="2022-07-15T12:39:00Z" w:author="Matheus Gonçalves - Powermig"/>
          <w:lang w:val="en-US"/>
        </w:rPr>
      </w:pPr>
      <w:ins w:id="550" w:date="2022-07-15T12:46:00Z" w:author="Matheus Gonçalves - Powermig">
        <w:del w:id="551" w:date="2022-07-17T17:10:11Z" w:author="Matheus Mussi">
          <w:r>
            <w:rPr>
              <w:i w:val="1"/>
              <w:iCs w:val="1"/>
              <w:rtl w:val="0"/>
              <w:lang w:val="en-US"/>
            </w:rPr>
            <w:delText>still targets</w:delText>
          </w:r>
        </w:del>
      </w:ins>
      <w:ins w:id="552" w:date="2022-07-15T13:05:00Z" w:author="Matheus Gonçalves - Powermig">
        <w:del w:id="553" w:date="2022-07-17T17:10:11Z" w:author="Matheus Mussi">
          <w:r>
            <w:rPr>
              <w:i w:val="1"/>
              <w:iCs w:val="1"/>
              <w:rtl w:val="0"/>
              <w:lang w:val="en-US"/>
            </w:rPr>
            <w:delText xml:space="preserve"> |</w:delText>
          </w:r>
        </w:del>
      </w:ins>
      <w:ins w:id="554" w:date="2022-07-15T12:46:00Z" w:author="Matheus Gonçalves - Powermig">
        <w:del w:id="555" w:date="2022-07-17T17:10:11Z" w:author="Matheus Mussi">
          <w:r>
            <w:rPr>
              <w:i w:val="1"/>
              <w:iCs w:val="1"/>
              <w:rtl w:val="0"/>
              <w:lang w:val="en-US"/>
            </w:rPr>
            <w:delText xml:space="preserve"> strobic targets</w:delText>
          </w:r>
        </w:del>
      </w:ins>
      <w:ins w:id="556" w:date="2022-07-15T13:05:00Z" w:author="Matheus Gonçalves - Powermig">
        <w:del w:id="557" w:date="2022-07-17T17:10:11Z" w:author="Matheus Mussi">
          <w:r>
            <w:rPr>
              <w:i w:val="1"/>
              <w:iCs w:val="1"/>
              <w:rtl w:val="0"/>
              <w:lang w:val="en-US"/>
            </w:rPr>
            <w:delText xml:space="preserve"> | </w:delText>
          </w:r>
        </w:del>
      </w:ins>
      <w:ins w:id="558" w:date="2022-07-15T12:51:00Z" w:author="Matheus Gonçalves - Powermig">
        <w:del w:id="559" w:date="2022-07-17T17:10:11Z" w:author="Matheus Mussi">
          <w:r>
            <w:rPr>
              <w:i w:val="1"/>
              <w:iCs w:val="1"/>
              <w:rtl w:val="0"/>
              <w:lang w:val="en-US"/>
            </w:rPr>
            <w:delText>g</w:delText>
          </w:r>
        </w:del>
      </w:ins>
      <w:ins w:id="560" w:date="2022-07-15T12:46:00Z" w:author="Matheus Gonçalves - Powermig">
        <w:del w:id="561" w:date="2022-07-17T17:10:11Z" w:author="Matheus Mussi">
          <w:r>
            <w:rPr>
              <w:i w:val="1"/>
              <w:iCs w:val="1"/>
              <w:rtl w:val="0"/>
              <w:lang w:val="en-US"/>
            </w:rPr>
            <w:delText>oal or spatial targets</w:delText>
          </w:r>
        </w:del>
      </w:ins>
      <w:ins w:id="562" w:date="2022-07-15T13:05:00Z" w:author="Matheus Gonçalves - Powermig">
        <w:del w:id="563" w:date="2022-07-17T17:10:11Z" w:author="Matheus Mussi">
          <w:r>
            <w:rPr>
              <w:i w:val="1"/>
              <w:iCs w:val="1"/>
              <w:rtl w:val="0"/>
              <w:lang w:val="en-US"/>
            </w:rPr>
            <w:delText xml:space="preserve"> </w:delText>
          </w:r>
        </w:del>
      </w:ins>
      <w:ins w:id="564" w:date="2022-07-15T13:06:00Z" w:author="Matheus Gonçalves - Powermig">
        <w:del w:id="565" w:date="2022-07-17T17:10:11Z" w:author="Matheus Mussi">
          <w:r>
            <w:rPr>
              <w:i w:val="1"/>
              <w:iCs w:val="1"/>
              <w:rtl w:val="0"/>
              <w:lang w:val="en-US"/>
            </w:rPr>
            <w:delText>|</w:delText>
          </w:r>
        </w:del>
      </w:ins>
      <w:ins w:id="566" w:date="2022-07-15T12:46:00Z" w:author="Matheus Gonçalves - Powermig">
        <w:del w:id="567" w:date="2022-07-17T17:10:11Z" w:author="Matheus Mussi">
          <w:r>
            <w:rPr>
              <w:i w:val="1"/>
              <w:iCs w:val="1"/>
              <w:rtl w:val="0"/>
              <w:lang w:val="en-US"/>
            </w:rPr>
            <w:delText xml:space="preserve"> motor/tactile targets</w:delText>
          </w:r>
        </w:del>
      </w:ins>
      <w:ins w:id="568" w:date="2022-07-15T13:06:00Z" w:author="Matheus Gonçalves - Powermig">
        <w:del w:id="569" w:date="2022-07-17T17:10:11Z" w:author="Matheus Mussi">
          <w:r>
            <w:rPr>
              <w:i w:val="1"/>
              <w:iCs w:val="1"/>
              <w:rtl w:val="0"/>
              <w:lang w:val="en-US"/>
            </w:rPr>
            <w:delText xml:space="preserve"> |</w:delText>
          </w:r>
        </w:del>
      </w:ins>
      <w:ins w:id="570" w:date="2022-07-15T12:46:00Z" w:author="Matheus Gonçalves - Powermig">
        <w:del w:id="571" w:date="2022-07-17T17:10:11Z" w:author="Matheus Mussi">
          <w:r>
            <w:rPr>
              <w:i w:val="1"/>
              <w:iCs w:val="1"/>
              <w:rtl w:val="0"/>
              <w:lang w:val="en-US"/>
            </w:rPr>
            <w:delText xml:space="preserve"> mental tasks</w:delText>
          </w:r>
        </w:del>
      </w:ins>
      <w:ins w:id="572" w:date="2022-07-15T13:06:00Z" w:author="Matheus Gonçalves - Powermig">
        <w:del w:id="573" w:date="2022-07-17T17:10:11Z" w:author="Matheus Mussi">
          <w:r>
            <w:rPr>
              <w:rtl w:val="0"/>
              <w:lang w:val="en-US"/>
            </w:rPr>
            <w:delText xml:space="preserve"> |</w:delText>
          </w:r>
        </w:del>
      </w:ins>
      <w:ins w:id="574" w:date="2022-07-15T12:46:00Z" w:author="Matheus Gonçalves - Powermig">
        <w:del w:id="575" w:date="2022-07-17T17:10:11Z" w:author="Matheus Mussi">
          <w:r>
            <w:rPr>
              <w:rtl w:val="0"/>
              <w:lang w:val="en-US"/>
            </w:rPr>
            <w:delText xml:space="preserve"> </w:delText>
          </w:r>
        </w:del>
      </w:ins>
      <w:ins w:id="576" w:date="2022-07-15T12:46:00Z" w:author="Matheus Gonçalves - Powermig">
        <w:del w:id="577" w:date="2022-07-17T17:10:11Z" w:author="Matheus Mussi">
          <w:r>
            <w:rPr>
              <w:i w:val="1"/>
              <w:iCs w:val="1"/>
              <w:rtl w:val="0"/>
              <w:lang w:val="en-US"/>
            </w:rPr>
            <w:delText>sound cues</w:delText>
          </w:r>
        </w:del>
      </w:ins>
    </w:p>
    <w:p>
      <w:pPr>
        <w:pStyle w:val="Body A"/>
        <w:rPr>
          <w:ins w:id="578" w:date="2022-07-15T12:41:00Z" w:author="Matheus Gonçalves - Powermig"/>
          <w:del w:id="579" w:date="2022-07-16T11:53:23Z" w:author="Matheus Mussi"/>
          <w:u w:val="single"/>
          <w:lang w:val="en-US"/>
        </w:rPr>
      </w:pPr>
      <w:ins w:id="580" w:date="2022-07-15T12:39:00Z" w:author="Matheus Gonçalves - Powermig">
        <w:del w:id="581" w:date="2022-07-16T11:53:23Z" w:author="Matheus Mussi">
          <w:r>
            <w:rPr>
              <w:rtl w:val="0"/>
              <w:lang w:val="en-US"/>
            </w:rPr>
            <w:delText>Alisson didn</w:delText>
          </w:r>
        </w:del>
      </w:ins>
      <w:ins w:id="582" w:date="2022-07-15T12:39:00Z" w:author="Matheus Gonçalves - Powermig">
        <w:del w:id="583" w:date="2022-07-16T11:53:23Z" w:author="Matheus Mussi">
          <w:r>
            <w:rPr>
              <w:rtl w:val="0"/>
              <w:lang w:val="en-US"/>
            </w:rPr>
            <w:delText>’</w:delText>
          </w:r>
        </w:del>
      </w:ins>
      <w:ins w:id="584" w:date="2022-07-15T12:39:00Z" w:author="Matheus Gonçalves - Powermig">
        <w:del w:id="585" w:date="2022-07-16T11:53:23Z" w:author="Matheus Mussi">
          <w:r>
            <w:rPr>
              <w:rtl w:val="0"/>
              <w:lang w:val="en-US"/>
            </w:rPr>
            <w:delText xml:space="preserve">t find it annoying </w:delText>
          </w:r>
        </w:del>
      </w:ins>
      <w:ins w:id="586" w:date="2022-07-15T12:39:00Z" w:author="Matheus Gonçalves - Powermig">
        <w:del w:id="587" w:date="2022-07-16T11:53:23Z" w:author="Matheus Mussi">
          <w:r>
            <w:rPr>
              <w:rtl w:val="0"/>
              <w:lang w:val="en-US"/>
            </w:rPr>
            <w:delText xml:space="preserve">– </w:delText>
          </w:r>
        </w:del>
      </w:ins>
      <w:ins w:id="588" w:date="2022-07-15T12:39:00Z" w:author="Matheus Gonçalves - Powermig">
        <w:del w:id="589" w:date="2022-07-16T11:53:23Z" w:author="Matheus Mussi">
          <w:r>
            <w:rPr>
              <w:rtl w:val="0"/>
              <w:lang w:val="en-US"/>
            </w:rPr>
            <w:delText>ERD</w:delText>
          </w:r>
        </w:del>
      </w:ins>
      <w:ins w:id="590" w:date="2022-07-15T12:39:00Z" w:author="Matheus Gonçalves - Powermig">
        <w:del w:id="591" w:date="2022-07-16T11:53:23Z" w:author="Matheus Mussi">
          <w:r>
            <w:rPr>
              <w:rtl w:val="0"/>
              <w:lang w:val="en-US"/>
            </w:rPr>
            <w:delText xml:space="preserve"> + SSVEP</w:delText>
          </w:r>
        </w:del>
      </w:ins>
    </w:p>
    <w:p>
      <w:pPr>
        <w:pStyle w:val="Body A"/>
        <w:rPr>
          <w:ins w:id="592" w:date="2022-07-15T12:41:00Z" w:author="Matheus Gonçalves - Powermig"/>
          <w:lang w:val="en-US"/>
        </w:rPr>
      </w:pPr>
      <w:ins w:id="593" w:date="2022-07-15T12:41:00Z" w:author="Matheus Gonçalves - Powermig">
        <w:del w:id="594" w:date="2022-07-16T11:53:23Z" w:author="Matheus Mussi">
          <w:r>
            <w:rPr>
              <w:rtl w:val="0"/>
              <w:lang w:val="en-US"/>
            </w:rPr>
            <w:delText>Brunner didn</w:delText>
          </w:r>
        </w:del>
      </w:ins>
      <w:ins w:id="595" w:date="2022-07-15T12:41:00Z" w:author="Matheus Gonçalves - Powermig">
        <w:del w:id="596" w:date="2022-07-16T11:53:23Z" w:author="Matheus Mussi">
          <w:r>
            <w:rPr>
              <w:rtl w:val="0"/>
              <w:lang w:val="en-US"/>
            </w:rPr>
            <w:delText>’</w:delText>
          </w:r>
        </w:del>
      </w:ins>
      <w:ins w:id="597" w:date="2022-07-15T12:41:00Z" w:author="Matheus Gonçalves - Powermig">
        <w:del w:id="598" w:date="2022-07-16T11:53:23Z" w:author="Matheus Mussi">
          <w:r>
            <w:rPr>
              <w:rtl w:val="0"/>
              <w:lang w:val="en-US"/>
            </w:rPr>
            <w:delText xml:space="preserve">t find it annoying </w:delText>
          </w:r>
        </w:del>
      </w:ins>
      <w:ins w:id="599" w:date="2022-07-15T12:41:00Z" w:author="Matheus Gonçalves - Powermig">
        <w:del w:id="600" w:date="2022-07-16T11:53:23Z" w:author="Matheus Mussi">
          <w:r>
            <w:rPr>
              <w:rtl w:val="0"/>
              <w:lang w:val="en-US"/>
            </w:rPr>
            <w:delText xml:space="preserve">– </w:delText>
          </w:r>
        </w:del>
      </w:ins>
      <w:ins w:id="601" w:date="2022-07-15T12:41:00Z" w:author="Matheus Gonçalves - Powermig">
        <w:del w:id="602" w:date="2022-07-16T11:53:23Z" w:author="Matheus Mussi">
          <w:r>
            <w:rPr>
              <w:rtl w:val="0"/>
              <w:lang w:val="en-US"/>
            </w:rPr>
            <w:delText>ERD</w:delText>
          </w:r>
        </w:del>
      </w:ins>
      <w:ins w:id="603" w:date="2022-07-15T12:41:00Z" w:author="Matheus Gonçalves - Powermig">
        <w:del w:id="604" w:date="2022-07-16T11:53:23Z" w:author="Matheus Mussi">
          <w:r>
            <w:rPr>
              <w:rtl w:val="0"/>
              <w:lang w:val="en-US"/>
            </w:rPr>
            <w:delText xml:space="preserve"> + SSVEP</w:delText>
          </w:r>
        </w:del>
      </w:ins>
    </w:p>
    <w:p>
      <w:pPr>
        <w:pStyle w:val="Body A"/>
        <w:rPr>
          <w:ins w:id="605" w:date="2022-07-15T12:56:00Z" w:author="Matheus Gonçalves - Powermig"/>
          <w:lang w:val="en-US"/>
        </w:rPr>
      </w:pPr>
      <w:ins w:id="606" w:date="2022-07-15T12:42:00Z" w:author="Matheus Gonçalves - Powermig">
        <w:r>
          <w:rPr>
            <w:rtl w:val="0"/>
            <w:lang w:val="en-US"/>
          </w:rPr>
          <w:t>An</w:t>
        </w:r>
      </w:ins>
      <w:ins w:id="607" w:date="2022-07-15T12:46:00Z" w:author="Matheus Gonçalves - Powermig">
        <w:r>
          <w:rPr>
            <w:rtl w:val="0"/>
            <w:lang w:val="en-US"/>
          </w:rPr>
          <w:t xml:space="preserve"> et al</w:t>
        </w:r>
      </w:ins>
      <w:ins w:id="608" w:date="2022-07-15T12:42:00Z" w:author="Matheus Gonçalves - Powermig">
        <w:r>
          <w:rPr>
            <w:rtl w:val="0"/>
            <w:lang w:val="en-US"/>
          </w:rPr>
          <w:t xml:space="preserve"> had higher workload for off-screen stimuli</w:t>
        </w:r>
      </w:ins>
      <w:ins w:id="609" w:date="2022-07-15T12:46:00Z" w:author="Matheus Gonçalves - Powermig">
        <w:r>
          <w:rPr>
            <w:rtl w:val="0"/>
            <w:lang w:val="en-US"/>
          </w:rPr>
          <w:t xml:space="preserve"> – </w:t>
        </w:r>
      </w:ins>
      <w:ins w:id="610" w:date="2022-07-15T12:46:00Z" w:author="Matheus Gonçalves - Powermig">
        <w:r>
          <w:rPr>
            <w:rtl w:val="0"/>
            <w:lang w:val="en-US"/>
          </w:rPr>
          <w:t>Visual vs. Auditory P300</w:t>
        </w:r>
      </w:ins>
    </w:p>
    <w:p>
      <w:pPr>
        <w:pStyle w:val="Body A"/>
        <w:rPr>
          <w:ins w:id="611" w:date="2022-07-15T13:03:00Z" w:author="Matheus Gonçalves - Powermig"/>
          <w:lang w:val="en-US"/>
        </w:rPr>
      </w:pPr>
      <w:ins w:id="612" w:date="2022-07-15T12:56:00Z" w:author="Matheus Gonçalves - Powermig">
        <w:del w:id="613" w:date="2022-07-16T11:53:30Z" w:author="Matheus Mussi">
          <w:r>
            <w:rPr>
              <w:rtl w:val="0"/>
              <w:lang w:val="en-US"/>
            </w:rPr>
            <w:delText xml:space="preserve">Mannan reported high Flickering annoyance for a </w:delText>
          </w:r>
        </w:del>
      </w:ins>
      <w:ins w:id="614" w:date="2022-07-15T12:56:00Z" w:author="Matheus Gonçalves - Powermig">
        <w:del w:id="615" w:date="2022-07-16T11:53:30Z" w:author="Matheus Mussi">
          <w:r>
            <w:rPr>
              <w:rtl w:val="0"/>
              <w:lang w:val="en-US"/>
            </w:rPr>
            <w:delText>hBCI</w:delText>
          </w:r>
        </w:del>
      </w:ins>
      <w:ins w:id="616" w:date="2022-07-15T12:56:00Z" w:author="Matheus Gonçalves - Powermig">
        <w:del w:id="617" w:date="2022-07-16T11:53:30Z" w:author="Matheus Mussi">
          <w:r>
            <w:rPr>
              <w:rtl w:val="0"/>
              <w:lang w:val="en-US"/>
            </w:rPr>
            <w:delText xml:space="preserve"> speller without</w:delText>
          </w:r>
        </w:del>
      </w:ins>
      <w:ins w:id="618" w:date="2022-07-15T12:56:00Z" w:author="Matheus Gonçalves - Powermig">
        <w:del w:id="619" w:date="2022-07-16T11:53:30Z" w:author="Matheus Mussi">
          <w:r>
            <w:rPr>
              <w:rtl w:val="0"/>
              <w:lang w:val="en-US"/>
            </w:rPr>
            <w:delText xml:space="preserve"> sections </w:delText>
          </w:r>
        </w:del>
      </w:ins>
      <w:ins w:id="620" w:date="2022-07-15T12:56:00Z" w:author="Matheus Gonçalves - Powermig">
        <w:del w:id="621" w:date="2022-07-16T11:53:30Z" w:author="Matheus Mussi">
          <w:r>
            <w:rPr>
              <w:rtl w:val="0"/>
              <w:lang w:val="en-US"/>
            </w:rPr>
            <w:delText xml:space="preserve">– </w:delText>
          </w:r>
        </w:del>
      </w:ins>
      <w:ins w:id="622" w:date="2022-07-15T12:56:00Z" w:author="Matheus Gonçalves - Powermig">
        <w:del w:id="623" w:date="2022-07-16T11:53:30Z" w:author="Matheus Mussi">
          <w:r>
            <w:rPr>
              <w:rtl w:val="0"/>
              <w:lang w:val="en-US"/>
            </w:rPr>
            <w:delText>SSVEP + Eye Tr</w:delText>
          </w:r>
        </w:del>
      </w:ins>
      <w:ins w:id="624" w:date="2022-07-15T12:57:00Z" w:author="Matheus Gonçalves - Powermig">
        <w:del w:id="625" w:date="2022-07-16T11:53:30Z" w:author="Matheus Mussi">
          <w:r>
            <w:rPr>
              <w:rtl w:val="0"/>
              <w:lang w:val="en-US"/>
            </w:rPr>
            <w:delText>acker</w:delText>
          </w:r>
        </w:del>
      </w:ins>
    </w:p>
    <w:p>
      <w:pPr>
        <w:pStyle w:val="Body A"/>
        <w:rPr>
          <w:ins w:id="626" w:date="2022-07-15T12:57:00Z" w:author="Matheus Gonçalves - Powermig"/>
          <w:lang w:val="en-US"/>
        </w:rPr>
      </w:pPr>
      <w:ins w:id="627" w:date="2022-07-15T13:03:00Z" w:author="Matheus Gonçalves - Powermig">
        <w:del w:id="628" w:date="2022-07-16T11:43:29Z" w:author="Matheus Mussi">
          <w:r>
            <w:rPr>
              <w:rtl w:val="0"/>
              <w:lang w:val="en-US"/>
            </w:rPr>
            <w:delText>Allison et al 201</w:delText>
          </w:r>
        </w:del>
      </w:ins>
      <w:ins w:id="629" w:date="2022-07-15T13:04:00Z" w:author="Matheus Gonçalves - Powermig">
        <w:del w:id="630" w:date="2022-07-16T11:43:29Z" w:author="Matheus Mussi">
          <w:r>
            <w:rPr>
              <w:rtl w:val="0"/>
              <w:lang w:val="en-US"/>
            </w:rPr>
            <w:delText>0 said</w:delText>
          </w:r>
        </w:del>
      </w:ins>
      <w:ins w:id="631" w:date="2022-07-15T13:03:00Z" w:author="Matheus Gonçalves - Powermig">
        <w:del w:id="632" w:date="2022-07-16T11:43:29Z" w:author="Matheus Mussi">
          <w:r>
            <w:rPr>
              <w:rtl w:val="0"/>
              <w:lang w:val="en-US"/>
            </w:rPr>
            <w:delText xml:space="preserve"> </w:delText>
          </w:r>
        </w:del>
      </w:ins>
      <w:ins w:id="633" w:date="2022-07-15T13:04:00Z" w:author="Matheus Gonçalves - Powermig">
        <w:del w:id="634" w:date="2022-07-16T11:43:29Z" w:author="Matheus Mussi">
          <w:r>
            <w:rPr>
              <w:rtl w:val="0"/>
              <w:lang w:val="en-US"/>
            </w:rPr>
            <w:delText>flickering wasn</w:delText>
          </w:r>
        </w:del>
      </w:ins>
      <w:ins w:id="635" w:date="2022-07-15T13:04:00Z" w:author="Matheus Gonçalves - Powermig">
        <w:del w:id="636" w:date="2022-07-16T11:43:29Z" w:author="Matheus Mussi">
          <w:r>
            <w:rPr>
              <w:rtl w:val="0"/>
              <w:lang w:val="en-US"/>
            </w:rPr>
            <w:delText>’</w:delText>
          </w:r>
        </w:del>
      </w:ins>
      <w:ins w:id="637" w:date="2022-07-15T13:04:00Z" w:author="Matheus Gonçalves - Powermig">
        <w:del w:id="638" w:date="2022-07-16T11:43:29Z" w:author="Matheus Mussi">
          <w:r>
            <w:rPr>
              <w:rtl w:val="0"/>
              <w:lang w:val="en-US"/>
            </w:rPr>
            <w:delText xml:space="preserve">t that annoying </w:delText>
          </w:r>
        </w:del>
      </w:ins>
      <w:ins w:id="639" w:date="2022-07-15T13:04:00Z" w:author="Matheus Gonçalves - Powermig">
        <w:del w:id="640" w:date="2022-07-16T11:43:29Z" w:author="Matheus Mussi">
          <w:r>
            <w:rPr>
              <w:rtl w:val="0"/>
              <w:lang w:val="en-US"/>
            </w:rPr>
            <w:delText xml:space="preserve">– </w:delText>
          </w:r>
        </w:del>
      </w:ins>
      <w:ins w:id="641" w:date="2022-07-15T13:04:00Z" w:author="Matheus Gonçalves - Powermig">
        <w:del w:id="642" w:date="2022-07-16T11:43:29Z" w:author="Matheus Mussi">
          <w:r>
            <w:rPr>
              <w:rtl w:val="0"/>
              <w:lang w:val="en-US"/>
            </w:rPr>
            <w:delText xml:space="preserve">MI + SSVEP </w:delText>
          </w:r>
        </w:del>
      </w:ins>
    </w:p>
    <w:p>
      <w:pPr>
        <w:pStyle w:val="Body A"/>
        <w:rPr>
          <w:ins w:id="643" w:date="2022-07-15T12:46:00Z" w:author="Matheus Gonçalves - Powermig"/>
          <w:lang w:val="en-US"/>
        </w:rPr>
      </w:pPr>
    </w:p>
    <w:p>
      <w:pPr>
        <w:pStyle w:val="Body A"/>
        <w:rPr>
          <w:ins w:id="644" w:date="2022-07-13T05:59:00Z" w:author="Matheus Mussi"/>
          <w:del w:id="645" w:date="2022-07-16T11:32:57Z" w:author="Matheus Mussi"/>
          <w:lang w:val="en-US"/>
        </w:rPr>
      </w:pPr>
    </w:p>
    <w:p>
      <w:pPr>
        <w:pStyle w:val="Body A"/>
        <w:rPr>
          <w:ins w:id="646" w:date="2022-07-13T12:53:00Z" w:author="Matheus Gonçalves - Powermig"/>
          <w:lang w:val="en-US"/>
        </w:rPr>
      </w:pPr>
      <w:ins w:id="647" w:date="2022-07-13T05:59:00Z" w:author="Matheus Mussi">
        <w:r>
          <w:rPr>
            <w:rtl w:val="0"/>
            <w:lang w:val="en-US"/>
          </w:rPr>
          <w:t>Mental targets &gt;&gt; Children could have difficulties with this type of target since it involves not only focus, but also a task that might not be playful.</w:t>
        </w:r>
      </w:ins>
    </w:p>
    <w:p>
      <w:pPr>
        <w:pStyle w:val="Body A"/>
        <w:rPr>
          <w:ins w:id="648" w:date="2022-07-13T18:28:00Z" w:author="Matheus Mussi"/>
          <w:lang w:val="en-US"/>
        </w:rPr>
      </w:pPr>
      <w:ins w:id="649" w:date="2022-07-14T12:58:00Z" w:author="Matheus Gonçalves - Powermig">
        <w:r>
          <w:rPr>
            <w:rtl w:val="0"/>
            <w:lang w:val="en-US"/>
          </w:rPr>
          <w:t xml:space="preserve">Stimulus modalities - </w:t>
        </w:r>
      </w:ins>
      <w:ins w:id="650" w:date="2022-07-13T12:53:00Z" w:author="Matheus Gonçalves - Powermig">
        <w:r>
          <w:rPr>
            <w:rtl w:val="0"/>
            <w:lang w:val="en-US"/>
          </w:rPr>
          <w:t>We hypothesize that there would be different levels of complexity associated with each stimulus modality, especially for children. From the easiest to the hardest, visual, operant, auditory and tactile</w:t>
        </w:r>
      </w:ins>
      <w:ins w:id="651" w:date="2022-07-14T12:58:00Z" w:author="Matheus Gonçalves - Powermig">
        <w:r>
          <w:rPr>
            <w:rtl w:val="0"/>
            <w:lang w:val="en-US"/>
          </w:rPr>
          <w:t xml:space="preserve"> &lt;&gt;&lt;&gt;&lt;&gt;</w:t>
        </w:r>
      </w:ins>
      <w:ins w:id="652" w:date="2022-07-13T12:55:00Z" w:author="Matheus Gonçalves - Powermig">
        <w:r>
          <w:rPr>
            <w:rtl w:val="0"/>
            <w:lang w:val="en-US"/>
          </w:rPr>
          <w:t>, tactile modalities require a body awareness, which might not be well developed in most children,</w:t>
        </w:r>
      </w:ins>
    </w:p>
    <w:p>
      <w:pPr>
        <w:pStyle w:val="Body A"/>
        <w:rPr>
          <w:lang w:val="en-US"/>
        </w:rPr>
      </w:pPr>
      <w:ins w:id="653" w:date="2022-07-13T18:28:00Z" w:author="Matheus Mussi">
        <w:r>
          <w:rPr>
            <w:rtl w:val="0"/>
            <w:lang w:val="en-US"/>
          </w:rPr>
          <w:t xml:space="preserve">Built-in correction/confirmation capabilities - having mechanisms to amend or confirm selections can increase performance. Mousavi et al. (2020) utilized </w:t>
        </w:r>
      </w:ins>
      <w:ins w:id="654" w:date="2022-07-13T18:28:00Z" w:author="Matheus Mussi">
        <w:r>
          <w:rPr>
            <w:rtl w:val="0"/>
            <w:lang w:val="en-US"/>
          </w:rPr>
          <w:t>ErrP</w:t>
        </w:r>
      </w:ins>
      <w:ins w:id="655" w:date="2022-07-13T18:28:00Z" w:author="Matheus Mussi">
        <w:r>
          <w:rPr>
            <w:rtl w:val="0"/>
            <w:lang w:val="en-US"/>
          </w:rPr>
          <w:t xml:space="preserve"> to correct MI misclassification and the system had an improvement in accuracy. Similarly, </w:t>
        </w:r>
      </w:ins>
      <w:ins w:id="656" w:date="2022-07-13T18:28:00Z" w:author="Matheus Mussi">
        <w:r>
          <w:rPr>
            <w:rtl w:val="0"/>
            <w:lang w:val="en-US"/>
          </w:rPr>
          <w:t>Soekadar</w:t>
        </w:r>
      </w:ins>
      <w:ins w:id="657" w:date="2022-07-13T18:28:00Z" w:author="Matheus Mussi">
        <w:r>
          <w:rPr>
            <w:rtl w:val="0"/>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pPr>
        <w:pStyle w:val="Body A"/>
        <w:rPr>
          <w:lang w:val="en-US"/>
        </w:rPr>
      </w:pPr>
      <w:ins w:id="658" w:date="2022-07-14T13:00:00Z" w:author="Matheus Gonçalves - Powermig">
        <w:r>
          <w:rPr>
            <w:rtl w:val="0"/>
            <w:lang w:val="en-US"/>
          </w:rPr>
          <w:t xml:space="preserve">Things that can make it easier for children - </w:t>
        </w:r>
      </w:ins>
      <w:ins w:id="659" w:date="2022-07-14T13:00:00Z" w:author="Matheus Gonçalves - Powermig">
        <w:r>
          <w:rPr>
            <w:rtl w:val="0"/>
            <w:lang w:val="en-US"/>
          </w:rPr>
          <w:t>…</w:t>
        </w:r>
      </w:ins>
    </w:p>
    <w:p>
      <w:pPr>
        <w:pStyle w:val="Heading"/>
        <w:rPr>
          <w:ins w:id="660" w:date="2022-07-12T12:51:00Z" w:author="Matheus Gonçalves - Powermig"/>
        </w:rPr>
      </w:pPr>
      <w:bookmarkStart w:name="_hq4f8mmq41wz" w:id="661"/>
      <w:bookmarkEnd w:id="661"/>
      <w:r>
        <w:rPr>
          <w:rtl w:val="0"/>
          <w:lang w:val="en-US"/>
        </w:rPr>
        <w:t>C</w:t>
      </w:r>
      <w:r>
        <w:rPr>
          <w:rtl w:val="0"/>
          <w:lang w:val="it-IT"/>
        </w:rPr>
        <w:t>onclusion</w:t>
      </w:r>
      <w:ins w:id="662" w:date="2022-07-12T12:51:00Z" w:author="Matheus Gonçalves - Powermig">
        <w:r>
          <w:rPr>
            <w:lang w:val="en-US"/>
          </w:rPr>
          <w:br w:type="textWrapping"/>
        </w:r>
      </w:ins>
    </w:p>
    <w:p>
      <w:pPr>
        <w:pStyle w:val="Body A"/>
        <w:rPr>
          <w:lang w:val="en-US"/>
        </w:rPr>
      </w:pPr>
      <w:ins w:id="663" w:date="2022-07-12T12:51:00Z" w:author="Matheus Gonçalves - Powermig">
        <w:r>
          <w:rPr>
            <w:rtl w:val="0"/>
            <w:lang w:val="en-US"/>
          </w:rPr>
          <w:t xml:space="preserve">The deductions below can serve as a guideline for future researchers that are developing </w:t>
        </w:r>
      </w:ins>
      <w:ins w:id="664" w:date="2022-07-12T12:51:00Z" w:author="Matheus Gonçalves - Powermig">
        <w:r>
          <w:rPr>
            <w:rtl w:val="0"/>
            <w:lang w:val="en-US"/>
          </w:rPr>
          <w:t>hBCI</w:t>
        </w:r>
      </w:ins>
      <w:ins w:id="665" w:date="2022-07-12T12:51:00Z" w:author="Matheus Gonçalves - Powermig">
        <w:r>
          <w:rPr>
            <w:rtl w:val="0"/>
            <w:lang w:val="en-US"/>
          </w:rPr>
          <w:t xml:space="preserve"> for children.</w:t>
        </w:r>
      </w:ins>
    </w:p>
    <w:p>
      <w:pPr>
        <w:pStyle w:val="Heading"/>
      </w:pPr>
      <w:bookmarkStart w:name="_guizvn623jay" w:id="666"/>
      <w:bookmarkEnd w:id="666"/>
      <w:r>
        <w:rPr>
          <w:rtl w:val="0"/>
          <w:lang w:val="en-US"/>
        </w:rPr>
        <w:t>L</w:t>
      </w:r>
      <w:r>
        <w:rPr>
          <w:rtl w:val="0"/>
          <w:lang w:val="fr-FR"/>
        </w:rPr>
        <w:t>imitations</w:t>
      </w:r>
    </w:p>
    <w:p>
      <w:pPr>
        <w:pStyle w:val="Body A"/>
        <w:rPr>
          <w:lang w:val="en-US"/>
        </w:rPr>
      </w:pPr>
      <w:r>
        <w:rPr>
          <w:rtl w:val="0"/>
          <w:lang w:val="en-US"/>
        </w:rPr>
        <w:t>We only looked at EEG-based systems</w:t>
      </w:r>
    </w:p>
    <w:p>
      <w:pPr>
        <w:pStyle w:val="Body A"/>
        <w:rPr>
          <w:lang w:val="en-US"/>
        </w:rPr>
      </w:pPr>
      <w:r>
        <w:rPr>
          <w:rtl w:val="0"/>
          <w:lang w:val="en-US"/>
        </w:rPr>
        <w:t>Sample sizes for accuracy are small</w:t>
      </w:r>
    </w:p>
    <w:p>
      <w:pPr>
        <w:pStyle w:val="Body A"/>
        <w:rPr>
          <w:lang w:val="en-US"/>
        </w:rPr>
      </w:pPr>
      <w:r>
        <w:rPr>
          <w:rtl w:val="0"/>
          <w:lang w:val="en-US"/>
        </w:rPr>
        <w:t xml:space="preserve">Not using real criteria for what might be important considerations for using with children.  </w:t>
      </w:r>
    </w:p>
    <w:p>
      <w:pPr>
        <w:pStyle w:val="Heading"/>
      </w:pPr>
      <w:bookmarkStart w:name="_educf61d8j7d" w:id="667"/>
      <w:bookmarkEnd w:id="667"/>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Unicode MS" w:hAnsi="Arial Unicode MS" w:hint="default"/>
          <w:rtl w:val="1"/>
          <w:lang w:val="ar-SA" w:bidi="ar-SA"/>
        </w:rPr>
        <w:t>’</w:t>
      </w:r>
      <w:r>
        <w:rPr>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p w14:paraId="11120003">
      <w:pPr>
        <w:pStyle w:val="Default"/>
      </w:pPr>
    </w:p>
    <w:p w14:paraId="11120004">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5">
      <w:pPr>
        <w:pStyle w:val="Default"/>
      </w:pPr>
    </w:p>
    <w:p w14:paraId="11120006">
      <w:pPr>
        <w:pStyle w:val="Default"/>
      </w:pPr>
      <w:r>
        <w:rPr>
          <w:rFonts w:cs="Arial Unicode MS" w:eastAsia="Arial Unicode MS"/>
          <w:rtl w:val="0"/>
        </w:rPr>
        <w:t>I'm not convinced we should call it a classification system for children, just considerations.</w:t>
      </w:r>
    </w:p>
  </w:comment>
  <w:comment w:id="73" w:author="Matheus Mussi" w:date="2022-07-11T21:03:00Z">
    <w:p w14:paraId="11120007">
      <w:pPr>
        <w:pStyle w:val="Default"/>
      </w:pPr>
    </w:p>
    <w:p w14:paraId="11120008">
      <w:pPr>
        <w:pStyle w:val="Default"/>
      </w:pPr>
      <w:r>
        <w:rPr>
          <w:rFonts w:cs="Arial Unicode MS" w:eastAsia="Arial Unicode MS"/>
          <w:rtl w:val="0"/>
        </w:rPr>
        <w:t>I removed some phrases and made it more objective. See if this makes it better.</w:t>
      </w:r>
    </w:p>
  </w:comment>
  <w:comment w:id="104" w:author="Kim Adams" w:date="2022-07-09T23:33:00Z">
    <w:p w14:paraId="11120009">
      <w:pPr>
        <w:pStyle w:val="Default"/>
      </w:pPr>
    </w:p>
    <w:p w14:paraId="1112000A">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05" w:author="Matheus Mussi" w:date="2022-07-12T05:08:00Z">
    <w:p w14:paraId="1112000B">
      <w:pPr>
        <w:pStyle w:val="Default"/>
      </w:pPr>
    </w:p>
    <w:p w14:paraId="1112000C">
      <w:pPr>
        <w:pStyle w:val="Default"/>
      </w:pPr>
      <w:r>
        <w:rPr>
          <w:rFonts w:cs="Arial Unicode MS" w:eastAsia="Arial Unicode MS"/>
          <w:rtl w:val="0"/>
        </w:rPr>
        <w:t>I sort of based my self on the way Choi did it</w:t>
      </w:r>
    </w:p>
  </w:comment>
  <w:comment w:id="112" w:author="Matheus Goncalves Mussi" w:date="2022-07-02T20:57:00Z">
    <w:p w14:paraId="1112000D">
      <w:pPr>
        <w:pStyle w:val="Default"/>
      </w:pPr>
    </w:p>
    <w:p w14:paraId="1112000E">
      <w:pPr>
        <w:pStyle w:val="Default"/>
      </w:pPr>
      <w:r>
        <w:rPr>
          <w:rFonts w:cs="Arial Unicode MS" w:eastAsia="Arial Unicode MS"/>
          <w:rtl w:val="0"/>
        </w:rPr>
        <w:t>deduction</w:t>
      </w:r>
    </w:p>
  </w:comment>
  <w:comment w:id="144" w:author="Kim Adams" w:date="2022-07-09T21:58:00Z">
    <w:p w14:paraId="1112000F">
      <w:pPr>
        <w:pStyle w:val="Default"/>
      </w:pPr>
    </w:p>
    <w:p w14:paraId="11120010">
      <w:pPr>
        <w:pStyle w:val="Default"/>
      </w:pPr>
      <w:r>
        <w:rPr>
          <w:rFonts w:cs="Arial Unicode MS" w:eastAsia="Arial Unicode MS"/>
          <w:rtl w:val="0"/>
        </w:rPr>
        <w:t>Doesn't it they were excluded above?</w:t>
      </w:r>
    </w:p>
  </w:comment>
  <w:comment w:id="145" w:author="Matheus Mussi" w:date="2022-07-11T21:09:00Z">
    <w:p w14:paraId="11120011">
      <w:pPr>
        <w:pStyle w:val="Default"/>
      </w:pPr>
    </w:p>
    <w:p w14:paraId="11120012">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4" w:author="Kim Adams" w:date="2022-07-09T22:15:00Z">
    <w:p w14:paraId="11120013">
      <w:pPr>
        <w:pStyle w:val="Default"/>
      </w:pPr>
    </w:p>
    <w:p w14:paraId="11120014">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5">
      <w:pPr>
        <w:pStyle w:val="Default"/>
      </w:pPr>
    </w:p>
    <w:p w14:paraId="11120016">
      <w:pPr>
        <w:pStyle w:val="Default"/>
      </w:pPr>
      <w:r>
        <w:rPr>
          <w:rFonts w:cs="Arial Unicode MS" w:eastAsia="Arial Unicode MS"/>
          <w:rtl w:val="0"/>
        </w:rPr>
        <w:t>But, I don't think the Age ranges overlap is needed.</w:t>
      </w:r>
    </w:p>
  </w:comment>
  <w:comment w:id="281" w:author="Kim Adams" w:date="2022-07-10T02:01:00Z">
    <w:p w14:paraId="11120017">
      <w:pPr>
        <w:pStyle w:val="Default"/>
      </w:pPr>
    </w:p>
    <w:p w14:paraId="11120018">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19">
      <w:pPr>
        <w:pStyle w:val="Default"/>
      </w:pPr>
      <w:r>
        <w:rPr>
          <w:rFonts w:cs="Arial Unicode MS" w:eastAsia="Arial Unicode MS"/>
          <w:rtl w:val="0"/>
        </w:rPr>
        <w:t>And then supplemental links can take people to the full table?</w:t>
      </w:r>
    </w:p>
  </w:comment>
  <w:comment w:id="360" w:author="Kim Adams" w:date="2022-07-09T23:56:00Z">
    <w:p w14:paraId="1112001A">
      <w:pPr>
        <w:pStyle w:val="Default"/>
      </w:pPr>
    </w:p>
    <w:p w14:paraId="1112001B">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C">
      <w:pPr>
        <w:pStyle w:val="Default"/>
      </w:pPr>
    </w:p>
    <w:p w14:paraId="1112001D">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61" w:author="Matheus Gonçalves - Powermig" w:date="2022-07-14T12:04:00Z">
    <w:p w14:paraId="1112001E">
      <w:pPr>
        <w:pStyle w:val="Default"/>
      </w:pPr>
    </w:p>
    <w:p w14:paraId="1112001F">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368" w:author="Kim Adams" w:date="2022-07-10T02:19:00Z">
    <w:p w14:paraId="11120020">
      <w:pPr>
        <w:pStyle w:val="Default"/>
      </w:pPr>
    </w:p>
    <w:p w14:paraId="11120021">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69" w:author="Matheus Gonçalves - Powermig" w:date="2022-07-13T12:51:00Z">
    <w:p w14:paraId="11120022">
      <w:pPr>
        <w:pStyle w:val="Default"/>
      </w:pPr>
    </w:p>
    <w:p w14:paraId="11120023">
      <w:pPr>
        <w:pStyle w:val="Default"/>
      </w:pPr>
      <w:r>
        <w:rPr>
          <w:rFonts w:cs="Arial Unicode MS" w:eastAsia="Arial Unicode MS"/>
          <w:rtl w:val="0"/>
        </w:rPr>
        <w:t>No, I'm just using the average accuracy from each paper</w:t>
      </w:r>
    </w:p>
  </w:comment>
  <w:comment w:id="394" w:author="Kim Adams" w:date="2022-07-10T00:11:00Z">
    <w:p w14:paraId="11120024">
      <w:pPr>
        <w:pStyle w:val="Default"/>
      </w:pPr>
    </w:p>
    <w:p w14:paraId="11120025">
      <w:pPr>
        <w:pStyle w:val="Default"/>
      </w:pPr>
      <w:r>
        <w:rPr>
          <w:rFonts w:cs="Arial Unicode MS" w:eastAsia="Arial Unicode MS"/>
          <w:rtl w:val="0"/>
        </w:rPr>
        <w:t>wouldn't this be part of the taxonomy descriptions above?</w:t>
      </w:r>
    </w:p>
  </w:comment>
  <w:comment w:id="395" w:author="Matheus Mussi" w:date="2022-07-13T18:44:00Z">
    <w:p w14:paraId="11120026">
      <w:pPr>
        <w:pStyle w:val="Default"/>
      </w:pPr>
    </w:p>
    <w:p w14:paraId="11120027">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515" w:author="Kim Adams" w:date="2022-07-09T22:28:00Z">
    <w:p w14:paraId="11120028">
      <w:pPr>
        <w:pStyle w:val="Default"/>
      </w:pPr>
    </w:p>
    <w:p w14:paraId="11120029">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516" w:author="Matheus Gonçalves - Powermig" w:date="2022-07-14T12:56:00Z">
    <w:p w14:paraId="1112002A">
      <w:pPr>
        <w:pStyle w:val="Default"/>
      </w:pPr>
    </w:p>
    <w:p w14:paraId="1112002B">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1">
    <w:name w:val="heading 1"/>
    <w:next w:val="heading 1"/>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