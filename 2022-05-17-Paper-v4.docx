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rFonts w:ascii="Calibri" w:cs="Calibri" w:hAnsi="Calibri" w:eastAsia="Calibri"/>
          <w:b w:val="0"/>
          <w:bCs w:val="0"/>
          <w:sz w:val="48"/>
          <w:szCs w:val="48"/>
        </w:rPr>
      </w:pPr>
      <w:bookmarkStart w:name="_pk59cuj5l5x7" w:id="0"/>
      <w:bookmarkEnd w:id="0"/>
      <w:r>
        <w:rPr>
          <w:rFonts w:ascii="Calibri" w:hAnsi="Calibri"/>
          <w:b w:val="0"/>
          <w:bCs w:val="0"/>
          <w:sz w:val="48"/>
          <w:szCs w:val="48"/>
          <w:rtl w:val="0"/>
          <w:lang w:val="en-US"/>
        </w:rPr>
        <w:t>E</w:t>
      </w:r>
      <w:r>
        <w:rPr>
          <w:rFonts w:ascii="Calibri" w:hAnsi="Calibri"/>
          <w:b w:val="0"/>
          <w:bCs w:val="0"/>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rFonts w:ascii="Calibri" w:cs="Calibri" w:hAnsi="Calibri" w:eastAsia="Calibri"/>
          <w:lang w:val="en-US"/>
        </w:rPr>
      </w:pPr>
      <w:bookmarkStart w:name="_gjdgxs" w:id="2"/>
      <w:bookmarkEnd w:id="2"/>
      <w:r>
        <w:rPr>
          <w:rFonts w:ascii="Calibri" w:hAnsi="Calibri"/>
          <w:rtl w:val="0"/>
          <w:lang w:val="en-US"/>
        </w:rPr>
        <w:t>C</w:t>
      </w:r>
      <w:r>
        <w:rPr>
          <w:rFonts w:ascii="Calibri" w:hAnsi="Calibri"/>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in</w:t>
      </w:r>
      <w:ins w:id="3" w:date="2022-07-21T13:51:00Z" w:author="K A">
        <w:r>
          <w:rPr>
            <w:rFonts w:ascii="Calibri" w:hAnsi="Calibri"/>
            <w:rtl w:val="0"/>
            <w:lang w:val="en-US"/>
          </w:rPr>
          <w:t xml:space="preserve"> </w:t>
        </w:r>
      </w:ins>
      <w:r>
        <w:rPr>
          <w:rFonts w:ascii="Calibri" w:hAnsi="Calibri"/>
          <w:rtl w:val="0"/>
          <w:lang w:val="en-US"/>
        </w:rPr>
        <w:t>achieving the desired performance needed for reliably controlling assistive devices. Hybrid brain-computer interfaces (hBCI) may be able to address the limitations of traditional BCI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rFonts w:ascii="Calibri" w:cs="Calibri" w:hAnsi="Calibri" w:eastAsia="Calibri"/>
          <w:lang w:val="en-US"/>
        </w:rPr>
      </w:pPr>
      <w:bookmarkStart w:name="_ag9dkno3qrf" w:id="4"/>
      <w:bookmarkEnd w:id="4"/>
      <w:r>
        <w:rPr>
          <w:rFonts w:ascii="Calibri" w:hAnsi="Calibri"/>
          <w:rtl w:val="0"/>
          <w:lang w:val="en-US"/>
        </w:rPr>
        <w:t>I</w:t>
      </w:r>
      <w:r>
        <w:rPr>
          <w:rFonts w:ascii="Calibri" w:hAnsi="Calibri"/>
          <w:rtl w:val="0"/>
          <w:lang w:val="en-US"/>
        </w:rPr>
        <w:t>n general, studies with traditional and hybrid-BCI have mainly been with adults. BCI for children is harder to implement than for adults. There might be difficulties in identifying signal features (E. Miko</w:t>
      </w:r>
      <w:r>
        <w:rPr>
          <w:rFonts w:ascii="Calibri" w:hAnsi="Calibri" w:hint="default"/>
          <w:rtl w:val="0"/>
          <w:lang w:val="en-US"/>
        </w:rPr>
        <w:t>ł</w:t>
      </w:r>
      <w:r>
        <w:rPr>
          <w:rFonts w:ascii="Calibri" w:hAnsi="Calibri"/>
          <w:rtl w:val="0"/>
          <w:lang w:val="en-US"/>
        </w:rPr>
        <w:t>ajewska, 2014), recognizing oscillatory brain signals (J. Ehlers, 2012), and instructing young participants to perform the desired self-regulating mental task (J. Z. Zhang, 2019). During experiments, external factors such as lab environment or the presence of the caregiver can distract children and negatively influence the recorded signal (cite Gavin and Davis 2009, de Haan 2009 and Richards 2003).</w:t>
      </w:r>
    </w:p>
    <w:p>
      <w:pPr>
        <w:pStyle w:val="Body A"/>
        <w:rPr>
          <w:rFonts w:ascii="Calibri" w:cs="Calibri" w:hAnsi="Calibri" w:eastAsia="Calibri"/>
        </w:rPr>
      </w:pPr>
      <w:r>
        <w:rPr>
          <w:rFonts w:ascii="Calibri" w:hAnsi="Calibri"/>
          <w:rtl w:val="0"/>
          <w:lang w:val="en-US"/>
        </w:rPr>
        <w:t>There have been several reviews on hBCI: Shramila (2020) provided</w:t>
      </w:r>
      <w:ins w:id="5" w:date="2022-07-21T13:57:00Z" w:author="K A">
        <w:r>
          <w:rPr>
            <w:rFonts w:ascii="Calibri" w:hAnsi="Calibri"/>
            <w:rtl w:val="0"/>
            <w:lang w:val="en-US"/>
          </w:rPr>
          <w:t xml:space="preserve"> </w:t>
        </w:r>
      </w:ins>
      <w:r>
        <w:rPr>
          <w:rFonts w:ascii="Calibri" w:hAnsi="Calibri"/>
          <w:rtl w:val="0"/>
          <w:lang w:val="en-US"/>
        </w:rPr>
        <w:t xml:space="preserve">an overview on the types of hBCI for wheelchair-based systems; </w:t>
      </w:r>
      <w:r>
        <w:rPr>
          <w:rFonts w:ascii="Calibri" w:hAnsi="Calibri"/>
          <w:rtl w:val="0"/>
          <w:lang w:val="en-US"/>
        </w:rPr>
        <w:t>de Neeling and Van Huelle (2019)</w:t>
      </w:r>
      <w:r>
        <w:rPr>
          <w:rFonts w:ascii="Calibri" w:hAnsi="Calibri"/>
          <w:rtl w:val="0"/>
          <w:lang w:val="en-US"/>
        </w:rPr>
        <w:t xml:space="preserve"> focused on multi-input hybrids and their applications; Sadeghi and Maleki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hBCI systems; Banville and Falk (2016)  did a systematic review and discussed experimental protocols, signal processing and study rational; </w:t>
      </w:r>
      <w:r>
        <w:rPr>
          <w:rFonts w:ascii="Calibri" w:hAnsi="Calibri"/>
          <w:rtl w:val="0"/>
          <w:lang w:val="en-US"/>
        </w:rPr>
        <w:t>Muller-Putz et al. (2015)</w:t>
      </w:r>
      <w:r>
        <w:rPr>
          <w:rFonts w:ascii="Calibri" w:hAnsi="Calibri"/>
          <w:rtl w:val="0"/>
          <w:lang w:val="en-US"/>
        </w:rPr>
        <w:t xml:space="preserve"> compared hBCI applications that had</w:t>
      </w:r>
      <w:ins w:id="6" w:date="2022-07-21T13:58:00Z" w:author="K A">
        <w:r>
          <w:rPr>
            <w:rFonts w:ascii="Calibri" w:hAnsi="Calibri"/>
            <w:rtl w:val="0"/>
            <w:lang w:val="en-US"/>
          </w:rPr>
          <w:t xml:space="preserve"> </w:t>
        </w:r>
      </w:ins>
      <w:r>
        <w:rPr>
          <w:rFonts w:ascii="Calibri" w:hAnsi="Calibri"/>
          <w:rtl w:val="0"/>
          <w:lang w:val="en-US"/>
        </w:rPr>
        <w:t xml:space="preserve">participants with and without disabilities; </w:t>
      </w:r>
      <w:ins w:id="7" w:date="2022-07-22T08:55:26Z" w:author="Matheus Mussi">
        <w:r>
          <w:rPr>
            <w:rFonts w:ascii="Calibri" w:hAnsi="Calibri"/>
            <w:rtl w:val="0"/>
            <w:lang w:val="en-US"/>
          </w:rPr>
          <w:t xml:space="preserve">and </w:t>
        </w:r>
      </w:ins>
      <w:r>
        <w:rPr>
          <w:rFonts w:ascii="Calibri" w:hAnsi="Calibri"/>
          <w:rtl w:val="0"/>
          <w:lang w:val="en-US"/>
        </w:rPr>
        <w:t>Amiri et al. (2013) reviewed mutli-brain signal hBCIs</w:t>
      </w:r>
      <w:ins w:id="8" w:date="2022-07-22T08:55:32Z" w:author="Matheus Mussi">
        <w:r>
          <w:rPr>
            <w:rFonts w:ascii="Calibri" w:hAnsi="Calibri"/>
            <w:rtl w:val="0"/>
            <w:lang w:val="en-US"/>
          </w:rPr>
          <w:t>.</w:t>
        </w:r>
      </w:ins>
      <w:del w:id="9" w:date="2022-07-22T08:55:32Z" w:author="Matheus Mussi">
        <w:r>
          <w:rPr>
            <w:rFonts w:ascii="Calibri" w:hAnsi="Calibri"/>
            <w:rtl w:val="0"/>
            <w:lang w:val="en-US"/>
          </w:rPr>
          <w:delText>;</w:delText>
        </w:r>
      </w:del>
      <w:ins w:id="10" w:date="2022-07-22T08:57:46Z" w:author="Matheus Mussi">
        <w:r>
          <w:rPr>
            <w:rFonts w:ascii="Calibri" w:hAnsi="Calibri"/>
            <w:rtl w:val="0"/>
            <w:lang w:val="en-US"/>
          </w:rPr>
          <w:t xml:space="preserve"> There have also been other studies about hBCI such as</w:t>
        </w:r>
      </w:ins>
      <w:r>
        <w:rPr>
          <w:rFonts w:ascii="Calibri" w:hAnsi="Calibri"/>
          <w:rtl w:val="0"/>
          <w:lang w:val="en-US"/>
        </w:rPr>
        <w:t xml:space="preserve"> </w:t>
      </w:r>
      <w:ins w:id="11" w:date="2022-07-22T08:58:00Z" w:author="Matheus Mussi">
        <w:r>
          <w:rPr>
            <w:rFonts w:ascii="Calibri" w:hAnsi="Calibri"/>
            <w:rtl w:val="0"/>
            <w:lang w:val="en-US"/>
          </w:rPr>
          <w:t>Li et al. (2019)</w:t>
        </w:r>
      </w:ins>
      <w:ins w:id="12" w:date="2022-07-22T08:58:00Z" w:author="Matheus Mussi">
        <w:r>
          <w:rPr>
            <w:rFonts w:ascii="Calibri" w:hAnsi="Calibri"/>
            <w:rtl w:val="0"/>
            <w:lang w:val="en-US"/>
          </w:rPr>
          <w:t xml:space="preserve"> that discussed</w:t>
        </w:r>
      </w:ins>
      <w:ins w:id="13" w:date="2022-07-22T08:58:00Z" w:author="Matheus Mussi">
        <w:r>
          <w:rPr>
            <w:rFonts w:ascii="Calibri" w:hAnsi="Calibri"/>
            <w:rtl w:val="0"/>
            <w:lang w:val="en-US"/>
          </w:rPr>
          <w:t xml:space="preserve"> the types of hBCI, categorized according to Multiple Brain Patterns, Multisensory and Multiple Signals; </w:t>
        </w:r>
      </w:ins>
      <w:r>
        <w:rPr>
          <w:rFonts w:ascii="Calibri" w:hAnsi="Calibri"/>
          <w:rtl w:val="0"/>
          <w:lang w:val="en-US"/>
        </w:rPr>
        <w:t xml:space="preserve">and </w:t>
      </w:r>
      <w:r>
        <w:rPr>
          <w:rFonts w:ascii="Calibri" w:hAnsi="Calibri"/>
          <w:rtl w:val="0"/>
          <w:lang w:val="en-US"/>
        </w:rPr>
        <w:t xml:space="preserve">Allison et al. (2012) </w:t>
      </w:r>
      <w:ins w:id="14" w:date="2022-07-22T08:58:22Z" w:author="Matheus Mussi">
        <w:r>
          <w:rPr>
            <w:rFonts w:ascii="Calibri" w:hAnsi="Calibri"/>
            <w:rtl w:val="0"/>
            <w:lang w:val="en-US"/>
          </w:rPr>
          <w:t xml:space="preserve">that </w:t>
        </w:r>
      </w:ins>
      <w:r>
        <w:rPr>
          <w:rFonts w:ascii="Calibri" w:hAnsi="Calibri"/>
          <w:rtl w:val="0"/>
          <w:lang w:val="en-US"/>
        </w:rPr>
        <w:t>summarized the initial efforts in</w:t>
      </w:r>
      <w:ins w:id="15" w:date="2022-07-21T14:01:00Z" w:author="K A">
        <w:r>
          <w:rPr>
            <w:rFonts w:ascii="Calibri" w:hAnsi="Calibri"/>
            <w:rtl w:val="0"/>
            <w:lang w:val="en-US"/>
          </w:rPr>
          <w:t xml:space="preserve"> </w:t>
        </w:r>
      </w:ins>
      <w:r>
        <w:rPr>
          <w:rFonts w:ascii="Calibri" w:hAnsi="Calibri"/>
          <w:rtl w:val="0"/>
          <w:lang w:val="en-US"/>
        </w:rPr>
        <w:t xml:space="preserve">hybridization and the perspectives of hBCI.  However, </w:t>
      </w:r>
      <w:r>
        <w:rPr>
          <w:rFonts w:ascii="Calibri" w:hAnsi="Calibri"/>
          <w:rtl w:val="0"/>
          <w:lang w:val="pt-PT"/>
        </w:rPr>
        <w:t>it is difficult to determine from the reviews what might be appropriate to develop for use with children.</w:t>
      </w:r>
    </w:p>
    <w:p>
      <w:pPr>
        <w:pStyle w:val="Body A"/>
        <w:rPr>
          <w:rFonts w:ascii="Calibri" w:cs="Calibri" w:hAnsi="Calibri" w:eastAsia="Calibri"/>
        </w:rPr>
      </w:pPr>
      <w:bookmarkStart w:name="_jdfy6xz8mchx" w:id="16"/>
      <w:bookmarkEnd w:id="16"/>
      <w:r>
        <w:rPr>
          <w:rFonts w:ascii="Calibri" w:hAnsi="Calibri"/>
          <w:rtl w:val="0"/>
          <w:lang w:val="en-US"/>
        </w:rPr>
        <w:t>T</w:t>
      </w:r>
      <w:r>
        <w:rPr>
          <w:rFonts w:ascii="Calibri" w:hAnsi="Calibri"/>
          <w:rtl w:val="0"/>
          <w:lang w:val="en-US"/>
        </w:rPr>
        <w:t>he purpose of this review</w:t>
      </w:r>
      <w:ins w:id="17" w:date="2022-07-21T14:15:00Z" w:author="K A">
        <w:r>
          <w:rPr>
            <w:rFonts w:ascii="Calibri" w:hAnsi="Calibri"/>
            <w:rtl w:val="0"/>
            <w:lang w:val="en-US"/>
          </w:rPr>
          <w:t xml:space="preserve"> </w:t>
        </w:r>
      </w:ins>
      <w:r>
        <w:rPr>
          <w:rFonts w:ascii="Calibri" w:hAnsi="Calibri"/>
          <w:rtl w:val="0"/>
          <w:lang w:val="en-US"/>
        </w:rPr>
        <w:t>was to examine the literature around hBCI with regards to clinical applications, especially applied to control of devices and communication, with a lens for potential use in the peadiatric population. User requirements were examined as potential indications of ease of use. Acceptable performance levels, according to the known requirements of adults with spinal cord injury were also examined (Huggins, 2011).</w:t>
      </w:r>
      <w:ins w:id="18" w:date="2022-07-21T14:21:00Z" w:author="K A">
        <w:r>
          <w:rPr>
            <w:rFonts w:ascii="Calibri" w:hAnsi="Calibri"/>
            <w:rtl w:val="0"/>
            <w:lang w:val="pt-PT"/>
          </w:rPr>
          <w:t xml:space="preserve"> </w:t>
        </w:r>
      </w:ins>
    </w:p>
    <w:p>
      <w:pPr>
        <w:pStyle w:val="Heading"/>
        <w:spacing w:line="360" w:lineRule="auto"/>
        <w:jc w:val="left"/>
        <w:rPr>
          <w:lang w:val="en-US"/>
        </w:rPr>
      </w:pPr>
      <w:bookmarkStart w:name="_jdfy6xz8mchx2" w:id="19"/>
      <w:bookmarkEnd w:id="19"/>
      <w:r>
        <w:rPr>
          <w:rtl w:val="0"/>
          <w:lang w:val="en-US"/>
        </w:rPr>
        <w:t>R</w:t>
      </w:r>
      <w:r>
        <w:rPr>
          <w:rtl w:val="0"/>
          <w:lang w:val="en-US"/>
        </w:rPr>
        <w:t>eview Objectives</w:t>
      </w:r>
    </w:p>
    <w:p>
      <w:pPr>
        <w:pStyle w:val="Body A"/>
        <w:rPr>
          <w:rFonts w:ascii="Calibri" w:cs="Calibri" w:hAnsi="Calibri" w:eastAsia="Calibri"/>
          <w:lang w:val="en-US"/>
        </w:rPr>
      </w:pPr>
      <w:r>
        <w:rPr>
          <w:rFonts w:ascii="Calibri" w:hAnsi="Calibri"/>
          <w:rtl w:val="0"/>
          <w:lang w:val="en-US"/>
        </w:rPr>
        <w:t>Two main questions guided this study:</w:t>
      </w:r>
    </w:p>
    <w:p>
      <w:pPr>
        <w:pStyle w:val="Body A"/>
        <w:rPr>
          <w:rFonts w:ascii="Calibri" w:cs="Calibri" w:hAnsi="Calibri" w:eastAsia="Calibri"/>
          <w:lang w:val="en-US"/>
        </w:rPr>
      </w:pPr>
      <w:r>
        <w:rPr>
          <w:rFonts w:ascii="Calibri" w:hAnsi="Calibri"/>
          <w:rtl w:val="0"/>
          <w:lang w:val="en-US"/>
        </w:rPr>
        <w:t>Q1. What are the existing approaches for hBCI systems that are focused on control of devices, which could be used clinically?</w:t>
      </w:r>
    </w:p>
    <w:p>
      <w:pPr>
        <w:pStyle w:val="Body A"/>
        <w:rPr>
          <w:rFonts w:ascii="Calibri" w:cs="Calibri" w:hAnsi="Calibri" w:eastAsia="Calibri"/>
          <w:lang w:val="en-US"/>
        </w:rPr>
      </w:pPr>
      <w:r>
        <w:rPr>
          <w:rFonts w:ascii="Calibri" w:hAnsi="Calibri"/>
          <w:rtl w:val="0"/>
          <w:lang w:val="en-US"/>
        </w:rPr>
        <w:t>Q2. What are the least complex and most efficient solutions available?</w:t>
      </w:r>
    </w:p>
    <w:p>
      <w:pPr>
        <w:pStyle w:val="Body A"/>
        <w:rPr>
          <w:rFonts w:ascii="Calibri" w:cs="Calibri" w:hAnsi="Calibri" w:eastAsia="Calibri"/>
        </w:rPr>
      </w:pPr>
      <w:r>
        <w:rPr>
          <w:rFonts w:ascii="Calibri" w:hAnsi="Calibri"/>
          <w:rtl w:val="0"/>
          <w:lang w:val="en-US"/>
        </w:rPr>
        <w:t>From the articles gathered from the literature, the ones clinically applicable (i.e, suitable for people with disabilities) and that could be used to control assistive devices were included for review, following the exclusion criteria discussed below. From the gathered articles, we examined features of the interface design such as how many steps required to achieve the goal, how many activities happening at once, how many devices participants had to focus on, and the type of feedback</w:t>
      </w:r>
      <w:r>
        <w:rPr>
          <w:rFonts w:ascii="Calibri" w:hAnsi="Calibri"/>
          <w:shd w:val="clear" w:color="auto" w:fill="00ff00"/>
          <w:rtl w:val="0"/>
          <w:lang w:val="en-US"/>
        </w:rPr>
        <w:t>.</w:t>
      </w:r>
      <w:r>
        <w:rPr>
          <w:rFonts w:ascii="Calibri" w:hAnsi="Calibri"/>
          <w:rtl w:val="0"/>
          <w:lang w:val="en-US"/>
        </w:rPr>
        <w:t xml:space="preserve"> From these, we make inferences about ease of use from a child</w:t>
      </w:r>
      <w:r>
        <w:rPr>
          <w:rFonts w:ascii="Arial" w:hAnsi="Arial" w:hint="default"/>
          <w:rtl w:val="1"/>
          <w:lang w:val="ar-SA" w:bidi="ar-SA"/>
        </w:rPr>
        <w:t>’</w:t>
      </w:r>
      <w:r>
        <w:rPr>
          <w:rFonts w:ascii="Calibri" w:hAnsi="Calibri"/>
          <w:rtl w:val="0"/>
          <w:lang w:val="fr-FR"/>
        </w:rPr>
        <w:t>s perspective.</w:t>
      </w:r>
    </w:p>
    <w:p>
      <w:pPr>
        <w:pStyle w:val="Heading"/>
        <w:rPr>
          <w:lang w:val="en-US"/>
        </w:rPr>
      </w:pPr>
      <w:bookmarkStart w:name="_q57l0vggq21s" w:id="20"/>
      <w:bookmarkEnd w:id="20"/>
      <w:r>
        <w:rPr>
          <w:rtl w:val="0"/>
          <w:lang w:val="en-US"/>
        </w:rPr>
        <w:t>S</w:t>
      </w:r>
      <w:r>
        <w:rPr>
          <w:rtl w:val="0"/>
          <w:lang w:val="en-US"/>
        </w:rPr>
        <w:t>earch Methodology</w:t>
      </w:r>
    </w:p>
    <w:p>
      <w:pPr>
        <w:pStyle w:val="Body A"/>
        <w:rPr>
          <w:rFonts w:ascii="Calibri" w:cs="Calibri" w:hAnsi="Calibri" w:eastAsia="Calibri"/>
        </w:rPr>
      </w:pPr>
      <w:r>
        <w:rPr>
          <w:rFonts w:ascii="Calibri" w:hAnsi="Calibri"/>
          <w:rtl w:val="0"/>
          <w:lang w:val="it-IT"/>
        </w:rPr>
        <w:t xml:space="preserve">The keyword search consisted of four parts to specify the hybrid modality, the BCI system, the application type and the acquisition source: (Hybrid* OR Multiinput* OR Multi-Sensor* OR Multi-Device* OR Multimodal) </w:t>
      </w:r>
      <w:r>
        <w:rPr>
          <w:rFonts w:ascii="Calibri" w:hAnsi="Calibri"/>
          <w:rtl w:val="0"/>
          <w:lang w:val="en-US"/>
        </w:rPr>
        <w:t>AND</w:t>
      </w:r>
      <w:r>
        <w:rPr>
          <w:rFonts w:ascii="Calibri" w:hAnsi="Calibri"/>
          <w:rtl w:val="0"/>
          <w:lang w:val="en-US"/>
        </w:rPr>
        <w:t xml:space="preserve"> (</w:t>
      </w:r>
      <w:r>
        <w:rPr>
          <w:rFonts w:ascii="Arial" w:hAnsi="Arial" w:hint="default"/>
          <w:rtl w:val="1"/>
          <w:lang w:val="ar-SA" w:bidi="ar-SA"/>
        </w:rPr>
        <w:t>“</w:t>
      </w:r>
      <w:r>
        <w:rPr>
          <w:rFonts w:ascii="Calibri" w:hAnsi="Calibri"/>
          <w:rtl w:val="0"/>
          <w:lang w:val="en-US"/>
        </w:rPr>
        <w:t>brain computer interface</w:t>
      </w:r>
      <w:r>
        <w:rPr>
          <w:rFonts w:ascii="Calibri" w:hAnsi="Calibri" w:hint="default"/>
          <w:rtl w:val="0"/>
          <w:lang w:val="en-US"/>
        </w:rPr>
        <w:t xml:space="preserve">” </w:t>
      </w:r>
      <w:r>
        <w:rPr>
          <w:rFonts w:ascii="Calibri" w:hAnsi="Calibri"/>
          <w:rtl w:val="0"/>
          <w:lang w:val="en-US"/>
        </w:rPr>
        <w:t xml:space="preserve">OR BCI* OR hBCI OR </w:t>
      </w:r>
      <w:r>
        <w:rPr>
          <w:rFonts w:ascii="Arial" w:hAnsi="Arial" w:hint="default"/>
          <w:rtl w:val="1"/>
          <w:lang w:val="ar-SA" w:bidi="ar-SA"/>
        </w:rPr>
        <w:t>“</w:t>
      </w:r>
      <w:r>
        <w:rPr>
          <w:rFonts w:ascii="Calibri" w:hAnsi="Calibri"/>
          <w:rtl w:val="0"/>
          <w:lang w:val="de-DE"/>
        </w:rPr>
        <w:t>human machine interface</w:t>
      </w:r>
      <w:r>
        <w:rPr>
          <w:rFonts w:ascii="Calibri" w:hAnsi="Calibri" w:hint="default"/>
          <w:rtl w:val="0"/>
          <w:lang w:val="en-US"/>
        </w:rPr>
        <w:t xml:space="preserve">” </w:t>
      </w:r>
      <w:r>
        <w:rPr>
          <w:rFonts w:ascii="Calibri" w:hAnsi="Calibri"/>
          <w:rtl w:val="0"/>
          <w:lang w:val="en-US"/>
        </w:rPr>
        <w:t xml:space="preserve">OR HMI) </w:t>
      </w:r>
      <w:r>
        <w:rPr>
          <w:rFonts w:ascii="Calibri" w:hAnsi="Calibri"/>
          <w:rtl w:val="0"/>
          <w:lang w:val="en-US"/>
        </w:rPr>
        <w:t>AND</w:t>
      </w:r>
      <w:r>
        <w:rPr>
          <w:rFonts w:ascii="Calibri" w:hAnsi="Calibri"/>
          <w:rtl w:val="0"/>
          <w:lang w:val="en-US"/>
        </w:rPr>
        <w:t xml:space="preserve"> (Activit* OR Task* OR Step* OR Assignment* OR Exercise OR Test* OR Execut*) </w:t>
      </w:r>
      <w:r>
        <w:rPr>
          <w:rFonts w:ascii="Calibri" w:hAnsi="Calibri"/>
          <w:rtl w:val="0"/>
          <w:lang w:val="en-US"/>
        </w:rPr>
        <w:t>AND</w:t>
      </w:r>
      <w:r>
        <w:rPr>
          <w:rFonts w:ascii="Calibri" w:hAnsi="Calibri"/>
          <w:rtl w:val="0"/>
          <w:lang w:val="en-US"/>
        </w:rPr>
        <w:t xml:space="preserve"> (((EEG) OR (electroencephalogra*)) OR (non-invasive)).</w:t>
      </w:r>
      <w:r>
        <w:rPr>
          <w:rFonts w:ascii="Calibri" w:cs="Calibri" w:hAnsi="Calibri" w:eastAsia="Calibri"/>
          <w:lang w:val="en-US"/>
        </w:rPr>
        <w:br w:type="textWrapping"/>
      </w:r>
    </w:p>
    <w:p>
      <w:pPr>
        <w:pStyle w:val="Body A"/>
        <w:rPr>
          <w:rFonts w:ascii="Calibri" w:cs="Calibri" w:hAnsi="Calibri" w:eastAsia="Calibri"/>
        </w:rPr>
      </w:pPr>
      <w:r>
        <w:rPr>
          <w:rFonts w:ascii="Calibri" w:hAnsi="Calibri"/>
          <w:rtl w:val="0"/>
          <w:lang w:val="en-US"/>
        </w:rPr>
        <w:t xml:space="preserve">As the definition of a hybrid BCI (hBCI) can be broad, to narrow down our scope, we defined some minimal requirements for a hBCI system to be considered valid for our analysis. </w:t>
      </w:r>
      <w:r>
        <w:rPr>
          <w:rFonts w:ascii="Calibri" w:hAnsi="Calibri"/>
          <w:rtl w:val="0"/>
          <w:lang w:val="en-US"/>
        </w:rPr>
        <w:t>Firstly</w:t>
      </w:r>
      <w:r>
        <w:rPr>
          <w:rFonts w:ascii="Calibri" w:hAnsi="Calibri"/>
          <w:rtl w:val="0"/>
          <w:lang w:val="en-US"/>
        </w:rPr>
        <w:t xml:space="preserve">, we only considered systems that included signal acquisition via EEG. EEG-based BCI are the most popular system compared to other non-invasive methods (such as NIRS, fNIRS or MEG) and they have the highest information transfer rates (ITR), which puts them in an advantageous position in terms of performance compared to other methods. </w:t>
      </w:r>
      <w:r>
        <w:rPr>
          <w:rFonts w:ascii="Calibri" w:hAnsi="Calibri"/>
          <w:rtl w:val="0"/>
          <w:lang w:val="en-US"/>
        </w:rPr>
        <w:t>Secondly</w:t>
      </w:r>
      <w:r>
        <w:rPr>
          <w:rFonts w:ascii="Calibri" w:hAnsi="Calibri"/>
          <w:rtl w:val="0"/>
          <w:lang w:val="en-US"/>
        </w:rPr>
        <w:t xml:space="preserve">,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rFonts w:ascii="Calibri" w:hAnsi="Calibri"/>
          <w:rtl w:val="0"/>
          <w:lang w:val="en-US"/>
        </w:rPr>
        <w:t>Thirdly</w:t>
      </w:r>
      <w:r>
        <w:rPr>
          <w:rFonts w:ascii="Calibri" w:hAnsi="Calibri"/>
          <w:rtl w:val="0"/>
          <w:lang w:val="en-US"/>
        </w:rPr>
        <w:t xml:space="preserve">, the multiplicity of inputs or paradigms </w:t>
      </w:r>
      <w:r>
        <w:rPr>
          <w:rFonts w:ascii="Calibri" w:hAnsi="Calibri"/>
          <w:shd w:val="clear" w:color="auto" w:fill="ffff00"/>
          <w:rtl w:val="0"/>
          <w:lang w:val="en-US"/>
        </w:rPr>
        <w:t>had to work synergistically to achieve improved results</w:t>
      </w:r>
      <w:r>
        <w:rPr>
          <w:rFonts w:ascii="Calibri" w:hAnsi="Calibri"/>
          <w:rtl w:val="0"/>
          <w:lang w:val="en-US"/>
        </w:rPr>
        <w:t>. Our main interest was in</w:t>
      </w:r>
      <w:r>
        <w:rPr>
          <w:rFonts w:ascii="Calibri" w:hAnsi="Calibri"/>
          <w:shd w:val="clear" w:color="auto" w:fill="ffff00"/>
          <w:rtl w:val="0"/>
          <w:lang w:val="en-US"/>
        </w:rPr>
        <w:t xml:space="preserve"> systems that combine different paradigms, inputs or sensory pathways attempting to improve traditional BCI.</w:t>
      </w:r>
      <w:r>
        <w:rPr>
          <w:rFonts w:ascii="Calibri" w:hAnsi="Calibri"/>
          <w:rtl w:val="0"/>
          <w:lang w:val="en-US"/>
        </w:rPr>
        <w:t xml:space="preserve"> </w:t>
      </w:r>
      <w:r>
        <w:rPr>
          <w:rFonts w:ascii="Calibri" w:hAnsi="Calibri"/>
          <w:shd w:val="clear" w:color="auto" w:fill="00ff00"/>
          <w:rtl w:val="0"/>
          <w:lang w:val="en-US"/>
        </w:rPr>
        <w:t>Systems that implemented two paradigms to execute completely unrelated tasks, although they happen to be accessed through the same interface, were not considered for this review</w:t>
      </w:r>
      <w:r>
        <w:rPr>
          <w:rFonts w:ascii="Calibri" w:hAnsi="Calibri"/>
          <w:rtl w:val="0"/>
          <w:lang w:val="en-US"/>
        </w:rPr>
        <w:t>.</w:t>
      </w:r>
      <w:ins w:id="21" w:date="2022-07-21T14:49:00Z" w:author="K A">
        <w:r>
          <w:rPr>
            <w:rFonts w:ascii="Calibri" w:hAnsi="Calibri"/>
            <w:rtl w:val="0"/>
            <w:lang w:val="en-US"/>
          </w:rPr>
          <w:t xml:space="preserve"> </w:t>
        </w:r>
      </w:ins>
      <w:r>
        <w:rPr>
          <w:rFonts w:ascii="Calibri" w:hAnsi="Calibri"/>
          <w:rtl w:val="0"/>
          <w:lang w:val="en-US"/>
        </w:rPr>
        <w:t xml:space="preserve">Systems that </w:t>
      </w:r>
      <w:r>
        <w:rPr>
          <w:rFonts w:ascii="Calibri" w:hAnsi="Calibri"/>
          <w:shd w:val="clear" w:color="auto" w:fill="00ff00"/>
          <w:rtl w:val="0"/>
          <w:lang w:val="en-US"/>
        </w:rPr>
        <w:t>combined</w:t>
      </w:r>
      <w:ins w:id="22" w:date="2022-07-21T14:51:00Z" w:author="K A">
        <w:r>
          <w:rPr>
            <w:rFonts w:ascii="Calibri" w:hAnsi="Calibri"/>
            <w:shd w:val="clear" w:color="auto" w:fill="00ff00"/>
            <w:rtl w:val="0"/>
            <w:lang w:val="en-US"/>
          </w:rPr>
          <w:t xml:space="preserve"> </w:t>
        </w:r>
      </w:ins>
      <w:r>
        <w:rPr>
          <w:rFonts w:ascii="Calibri" w:hAnsi="Calibri"/>
          <w:shd w:val="clear" w:color="auto" w:fill="00ff00"/>
          <w:rtl w:val="0"/>
          <w:lang w:val="en-US"/>
        </w:rPr>
        <w:t>BCI paradigms and a switch mechanism to perform separate tasks were not considered</w:t>
      </w:r>
      <w:ins w:id="23" w:date="2022-07-21T14:51:00Z" w:author="K A">
        <w:r>
          <w:rPr>
            <w:rFonts w:ascii="Calibri" w:hAnsi="Calibri"/>
            <w:shd w:val="clear" w:color="auto" w:fill="00ff00"/>
            <w:rtl w:val="0"/>
            <w:lang w:val="en-US"/>
          </w:rPr>
          <w:t>.</w:t>
        </w:r>
      </w:ins>
      <w:ins w:id="24" w:date="2022-07-21T14:52:00Z" w:author="K A">
        <w:r>
          <w:rPr>
            <w:rFonts w:ascii="Calibri" w:hAnsi="Calibri"/>
            <w:rtl w:val="0"/>
            <w:lang w:val="en-US"/>
          </w:rPr>
          <w:t xml:space="preserve"> </w:t>
        </w:r>
      </w:ins>
      <w:r>
        <w:rPr>
          <w:rFonts w:ascii="Calibri" w:hAnsi="Calibri"/>
          <w:rtl w:val="0"/>
          <w:lang w:val="en-US"/>
        </w:rPr>
        <w:t xml:space="preserve">For example, a system that used one BCI paradigm to move a wheelchair and another to select items on a shelf were rejected. Likewise, systems that integrated an on/off switch mechanism to a previously standalone BCI were also rejected. </w:t>
      </w:r>
      <w:del w:id="25" w:date="2022-07-22T09:18:20Z" w:author="Matheus Mussi">
        <w:r>
          <w:rPr>
            <w:rFonts w:ascii="Calibri" w:hAnsi="Calibri"/>
            <w:rtl w:val="0"/>
            <w:lang w:val="en-US"/>
          </w:rPr>
          <w:delText>Even though such systems used valid paradigms or secondary inputs, they were not included in this review as w</w:delText>
        </w:r>
      </w:del>
      <w:ins w:id="26" w:date="2022-07-22T09:18:20Z" w:author="Matheus Mussi">
        <w:r>
          <w:rPr>
            <w:rFonts w:ascii="Calibri" w:hAnsi="Calibri"/>
            <w:rtl w:val="0"/>
            <w:lang w:val="en-US"/>
          </w:rPr>
          <w:t>W</w:t>
        </w:r>
      </w:ins>
      <w:r>
        <w:rPr>
          <w:rFonts w:ascii="Calibri" w:hAnsi="Calibri"/>
          <w:rtl w:val="0"/>
          <w:lang w:val="en-US"/>
        </w:rPr>
        <w:t xml:space="preserve">e understood that </w:t>
      </w:r>
      <w:ins w:id="27" w:date="2022-07-22T09:18:31Z" w:author="Matheus Mussi">
        <w:r>
          <w:rPr>
            <w:rFonts w:ascii="Calibri" w:hAnsi="Calibri"/>
            <w:rtl w:val="0"/>
            <w:lang w:val="en-US"/>
          </w:rPr>
          <w:t>such systems</w:t>
        </w:r>
      </w:ins>
      <w:del w:id="28" w:date="2022-07-22T09:18:38Z" w:author="Matheus Mussi">
        <w:r>
          <w:rPr>
            <w:rFonts w:ascii="Calibri" w:hAnsi="Calibri"/>
            <w:rtl w:val="0"/>
            <w:lang w:val="en-US"/>
          </w:rPr>
          <w:delText>they</w:delText>
        </w:r>
      </w:del>
      <w:r>
        <w:rPr>
          <w:rFonts w:ascii="Calibri" w:hAnsi="Calibri"/>
          <w:rtl w:val="0"/>
          <w:lang w:val="en-US"/>
        </w:rPr>
        <w:t xml:space="preserve"> did not significantly contribute to the improvement of the system</w:t>
      </w:r>
      <w:r>
        <w:rPr>
          <w:rFonts w:ascii="Arial" w:hAnsi="Arial" w:hint="default"/>
          <w:rtl w:val="1"/>
          <w:lang w:val="ar-SA" w:bidi="ar-SA"/>
        </w:rPr>
        <w:t>’</w:t>
      </w:r>
      <w:r>
        <w:rPr>
          <w:rFonts w:ascii="Calibri" w:hAnsi="Calibri"/>
          <w:rtl w:val="0"/>
          <w:lang w:val="en-US"/>
        </w:rPr>
        <w:t>s performance but rather with its controllability and asynchronous capabilities.</w:t>
      </w:r>
    </w:p>
    <w:p>
      <w:pPr>
        <w:pStyle w:val="Body A"/>
        <w:rPr>
          <w:rFonts w:ascii="Calibri" w:cs="Calibri" w:hAnsi="Calibri" w:eastAsia="Calibri"/>
          <w:strike w:val="1"/>
          <w:dstrike w:val="0"/>
        </w:rPr>
      </w:pPr>
      <w:r>
        <w:rPr>
          <w:rFonts w:ascii="Calibri" w:hAnsi="Calibri"/>
          <w:rtl w:val="0"/>
          <w:lang w:val="en-US"/>
        </w:rPr>
        <w:t>The scoping review methodology proposed by (cite Arksey and O</w:t>
      </w:r>
      <w:r>
        <w:rPr>
          <w:rFonts w:ascii="Arial" w:hAnsi="Arial" w:hint="default"/>
          <w:rtl w:val="1"/>
          <w:lang w:val="ar-SA" w:bidi="ar-SA"/>
        </w:rPr>
        <w:t>’</w:t>
      </w:r>
      <w:r>
        <w:rPr>
          <w:rFonts w:ascii="Calibri" w:hAnsi="Calibri"/>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rFonts w:ascii="Calibri" w:hAnsi="Calibri"/>
          <w:vertAlign w:val="superscript"/>
          <w:rtl w:val="0"/>
          <w:lang w:val="en-US"/>
        </w:rPr>
        <w:t>rd</w:t>
      </w:r>
      <w:r>
        <w:rPr>
          <w:rFonts w:ascii="Calibri" w:hAnsi="Calibri"/>
          <w:rtl w:val="0"/>
          <w:lang w:val="en-US"/>
        </w:rPr>
        <w:t xml:space="preserve"> of 2021, and articles published before that date were included. Patents, reviews, and other formats of publication that were not articles or conference papers were not included.</w:t>
      </w:r>
    </w:p>
    <w:p>
      <w:pPr>
        <w:pStyle w:val="Body A"/>
        <w:rPr>
          <w:rFonts w:ascii="Calibri" w:cs="Calibri" w:hAnsi="Calibri" w:eastAsia="Calibri"/>
        </w:rPr>
      </w:pPr>
      <w:r>
        <w:rPr>
          <w:rFonts w:ascii="Calibri" w:hAnsi="Calibri"/>
          <w:rtl w:val="0"/>
          <w:lang w:val="en-US"/>
        </w:rPr>
        <w:t>Title inclusion/exclusion criteria.</w:t>
      </w:r>
      <w:r>
        <w:rPr>
          <w:rFonts w:ascii="Calibri" w:hAnsi="Calibri"/>
          <w:rtl w:val="0"/>
          <w:lang w:val="en-US"/>
        </w:rPr>
        <w:t xml:space="preserve"> Article titles to be </w:t>
      </w:r>
      <w:r>
        <w:rPr>
          <w:rFonts w:ascii="Calibri" w:hAnsi="Calibri"/>
          <w:rtl w:val="0"/>
          <w:lang w:val="en-US"/>
        </w:rPr>
        <w:t>included</w:t>
      </w:r>
      <w:r>
        <w:rPr>
          <w:rFonts w:ascii="Calibri" w:hAnsi="Calibri"/>
          <w:rtl w:val="0"/>
          <w:lang w:val="en-US"/>
        </w:rPr>
        <w:t xml:space="preserve"> had to: (1) contain </w:t>
      </w:r>
      <w:r>
        <w:rPr>
          <w:rFonts w:ascii="Arial" w:hAnsi="Arial" w:hint="default"/>
          <w:rtl w:val="1"/>
          <w:lang w:val="ar-SA" w:bidi="ar-SA"/>
        </w:rPr>
        <w:t>“</w:t>
      </w:r>
      <w:r>
        <w:rPr>
          <w:rFonts w:ascii="Calibri" w:hAnsi="Calibri"/>
          <w:rtl w:val="0"/>
          <w:lang w:val="en-US"/>
        </w:rPr>
        <w:t>hybrid BCI</w:t>
      </w:r>
      <w:r>
        <w:rPr>
          <w:rFonts w:ascii="Calibri" w:hAnsi="Calibri" w:hint="default"/>
          <w:rtl w:val="0"/>
          <w:lang w:val="en-US"/>
        </w:rPr>
        <w:t xml:space="preserve">” </w:t>
      </w:r>
      <w:r>
        <w:rPr>
          <w:rFonts w:ascii="Calibri" w:hAnsi="Calibri"/>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rFonts w:ascii="Calibri" w:hAnsi="Calibri"/>
          <w:rtl w:val="0"/>
          <w:lang w:val="en-US"/>
        </w:rPr>
        <w:t>excluded</w:t>
      </w:r>
      <w:r>
        <w:rPr>
          <w:rFonts w:ascii="Calibri" w:hAnsi="Calibri"/>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rPr>
          <w:rFonts w:ascii="Calibri" w:cs="Calibri" w:hAnsi="Calibri" w:eastAsia="Calibri"/>
        </w:rPr>
      </w:pPr>
      <w:r>
        <w:rPr>
          <w:rFonts w:ascii="Calibri" w:hAnsi="Calibri"/>
          <w:rtl w:val="0"/>
          <w:lang w:val="fr-FR"/>
        </w:rPr>
        <w:t>Abstract exclusion criteria.</w:t>
      </w:r>
      <w:r>
        <w:rPr>
          <w:rFonts w:ascii="Calibri" w:hAnsi="Calibri"/>
          <w:rtl w:val="0"/>
          <w:lang w:val="en-US"/>
        </w:rPr>
        <w:t xml:space="preserve"> At this stage, the title-included articles were filtered based on their abstracts. Articles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rPr>
          <w:rFonts w:ascii="Calibri" w:cs="Calibri" w:hAnsi="Calibri" w:eastAsia="Calibri"/>
        </w:rPr>
      </w:pPr>
      <w:r>
        <w:rPr>
          <w:rFonts w:ascii="Calibri" w:hAnsi="Calibri"/>
          <w:rtl w:val="0"/>
          <w:lang w:val="en-US"/>
        </w:rPr>
        <w:t>Full article exclusion criteria.</w:t>
      </w:r>
      <w:r>
        <w:rPr>
          <w:rFonts w:ascii="Calibri" w:hAnsi="Calibri"/>
          <w:rtl w:val="0"/>
          <w:lang w:val="en-US"/>
        </w:rPr>
        <w:t xml:space="preserve"> The final filter allowed a more in-depth analysis of each article</w:t>
      </w:r>
      <w:del w:id="29" w:date="2022-07-22T09:24:59Z" w:author="Matheus Mussi">
        <w:r>
          <w:rPr>
            <w:rFonts w:ascii="Calibri" w:hAnsi="Calibri"/>
            <w:rtl w:val="0"/>
            <w:lang w:val="en-US"/>
          </w:rPr>
          <w:delText>, avoiding the inclusion of articles with misleading titles or abstracts</w:delText>
        </w:r>
      </w:del>
      <w:r>
        <w:rPr>
          <w:rFonts w:ascii="Calibri" w:hAnsi="Calibri"/>
          <w:rtl w:val="0"/>
          <w:lang w:val="en-US"/>
        </w:rPr>
        <w:t>.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hint="default"/>
          <w:rtl w:val="1"/>
          <w:lang w:val="ar-SA" w:bidi="ar-SA"/>
        </w:rPr>
        <w:t xml:space="preserve">’ </w:t>
      </w:r>
      <w:r>
        <w:rPr>
          <w:rFonts w:ascii="Calibri" w:hAnsi="Calibri"/>
          <w:rtl w:val="0"/>
          <w:lang w:val="en-US"/>
        </w:rPr>
        <w:t>efficiency (as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commentRangeStart w:id="30"/>
      <w:r>
        <w:rPr>
          <w:rFonts w:ascii="Calibri" w:hAnsi="Calibri"/>
          <w:rtl w:val="0"/>
          <w:lang w:val="en-US"/>
        </w:rPr>
        <w:t>.</w:t>
      </w:r>
      <w:commentRangeEnd w:id="30"/>
      <w:r>
        <w:commentReference w:id="30"/>
      </w:r>
    </w:p>
    <w:p>
      <w:pPr>
        <w:pStyle w:val="Heading 2"/>
        <w:rPr>
          <w:ins w:id="31" w:date="2022-07-21T17:45:00Z" w:author="K A"/>
        </w:rPr>
      </w:pPr>
      <w:r>
        <w:rPr>
          <w:rtl w:val="0"/>
          <w:lang w:val="en-US"/>
        </w:rPr>
        <w:t>Data extraction</w:t>
      </w:r>
      <w:del w:id="32" w:date="2022-07-22T09:47:53Z" w:author="Matheus Mussi">
        <w:r>
          <w:rPr>
            <w:rtl w:val="0"/>
            <w:lang w:val="en-US"/>
          </w:rPr>
          <w:delText xml:space="preserve"> - I'm not sure what heading level this should be, but I can only pick Heading 4 or 5, for some reason 1, 2 and 3 disappeared on me. </w:delText>
        </w:r>
      </w:del>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Descriptive information was extracted from the articles such as study population, size, age, and the BCI tools that were used for the development of hBCI (model, programming languages, toolboxes). </w:t>
      </w:r>
      <w:del w:id="33" w:date="2022-07-22T09:46:35Z" w:author="Matheus Mussi">
        <w:r>
          <w:rPr>
            <w:rFonts w:ascii="Calibri" w:hAnsi="Calibri"/>
            <w:rtl w:val="0"/>
            <w:lang w:val="en-US"/>
          </w:rPr>
          <w:delText xml:space="preserve"> </w:delText>
        </w:r>
      </w:del>
      <w:bookmarkStart w:name="_j4a4nojt6cn2" w:id="34"/>
      <w:bookmarkEnd w:id="34"/>
      <w:r>
        <w:rPr>
          <w:rFonts w:ascii="Calibri" w:hAnsi="Calibri"/>
          <w:rtl w:val="0"/>
          <w:lang w:val="en-US"/>
        </w:rPr>
        <w:t>T</w:t>
      </w:r>
      <w:r>
        <w:rPr>
          <w:rFonts w:ascii="Calibri" w:hAnsi="Calibri"/>
          <w:rtl w:val="0"/>
          <w:lang w:val="en-US"/>
        </w:rPr>
        <w:t>he data was categorized according to the taxonomy proposed by Choi et al. (2017). The categories used were: 1) diversity of input signal, 2) role of operation, 3) mode of operation, 4) mental strategy, 5) brain signal signature, and 6) stimulus modality. A brief description of the categories is provided here:</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 xml:space="preserve">Diversity of input </w:t>
      </w:r>
      <w:r>
        <w:rPr>
          <w:rFonts w:ascii="Calibri" w:hAnsi="Calibri"/>
          <w:rtl w:val="0"/>
          <w:lang w:val="en-US"/>
        </w:rPr>
        <w:t>is categorized as homogeneous or heterogeneous, depending on whether the input types are brain signals only, or brain signals combined with other inputs, respectively. Homogeneous inputs can have a single-brain signal approach (electroencephalography (EEG) only) or a multi-brain signal approach (e.g., EEG and functional near-infrared spectroscopy (fNIRS)). Heterogeneous inputs combine multi-physiological signals (e.g., EEG and electromyography (EMG)) or external inputs (e.g., EEG and Eye Tracker).</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Role of operation</w:t>
      </w:r>
      <w:r>
        <w:rPr>
          <w:rFonts w:ascii="Calibri" w:hAnsi="Calibri"/>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Mode of operation</w:t>
      </w:r>
      <w:r>
        <w:rPr>
          <w:rFonts w:ascii="Calibri" w:hAnsi="Calibri"/>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 xml:space="preserve">Mental strategy </w:t>
      </w:r>
      <w:r>
        <w:rPr>
          <w:rFonts w:ascii="Calibri" w:hAnsi="Calibri"/>
          <w:rtl w:val="0"/>
          <w:lang w:val="en-US"/>
        </w:rPr>
        <w:t xml:space="preserve">is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Brain signal signature</w:t>
      </w:r>
      <w:ins w:id="35" w:date="2022-07-21T15:09:00Z" w:author="K A">
        <w:r>
          <w:rPr>
            <w:rFonts w:ascii="Calibri" w:hAnsi="Calibri"/>
            <w:rtl w:val="0"/>
            <w:lang w:val="en-US"/>
          </w:rPr>
          <w:t xml:space="preserve"> </w:t>
        </w:r>
      </w:ins>
      <w:r>
        <w:rPr>
          <w:rFonts w:ascii="Calibri" w:hAnsi="Calibri"/>
          <w:rtl w:val="0"/>
          <w:lang w:val="en-US"/>
        </w:rPr>
        <w:t>are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Fonts w:ascii="Calibri" w:hAnsi="Calibri" w:hint="default"/>
          <w:rtl w:val="0"/>
          <w:lang w:val="en-US"/>
        </w:rPr>
        <w:t>µ</w:t>
      </w:r>
      <w:r>
        <w:rPr>
          <w:rFonts w:ascii="Calibri" w:hAnsi="Calibri"/>
          <w:rtl w:val="0"/>
          <w:lang w:val="en-US"/>
        </w:rPr>
        <w:t>-rhythm). Other mental tasks involving music and speech imagery were also classified as SCP.</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Stimulus modality</w:t>
      </w:r>
      <w:r>
        <w:rPr>
          <w:rFonts w:ascii="Calibri" w:hAnsi="Calibri"/>
          <w:rtl w:val="0"/>
          <w:lang w:val="en-US"/>
        </w:rPr>
        <w:t xml:space="preserve"> is the pathway through which the user is stimulated so that the brain can elicit predictable signals. The pathway can be sensorial such as visual, tactile or auditory, or self-induced in the case of operant conditioning, defined as the operant pathway. A further classification can be made in terms of diversity of stimulus modalities within the interface. Single modality uses the same sensory pathway for all inputs and paradigms, and multi-modality uses different sensory pathways for the same brain signature (e.g., SSVEP and SS</w:t>
      </w:r>
      <w:commentRangeStart w:id="36"/>
      <w:commentRangeStart w:id="37"/>
      <w:r>
        <w:rPr>
          <w:rFonts w:ascii="Calibri" w:hAnsi="Calibri"/>
          <w:rtl w:val="0"/>
          <w:lang w:val="en-US"/>
        </w:rPr>
        <w:t>S</w:t>
      </w:r>
      <w:commentRangeEnd w:id="36"/>
      <w:r>
        <w:commentReference w:id="36"/>
      </w:r>
      <w:commentRangeEnd w:id="37"/>
      <w:r>
        <w:commentReference w:id="37"/>
      </w:r>
      <w:r>
        <w:rPr>
          <w:rFonts w:ascii="Calibri" w:hAnsi="Calibri"/>
          <w:rtl w:val="0"/>
          <w:lang w:val="en-US"/>
        </w:rPr>
        <w:t>EP).</w:t>
      </w:r>
    </w:p>
    <w:p>
      <w:pPr>
        <w:pStyle w:val="Body A"/>
        <w:rPr>
          <w:ins w:id="38" w:date="2022-07-21T17:49:00Z" w:author="K A"/>
          <w:rFonts w:ascii="Calibri" w:cs="Calibri" w:hAnsi="Calibri" w:eastAsia="Calibri"/>
          <w:lang w:val="en-US"/>
        </w:rPr>
      </w:pPr>
    </w:p>
    <w:p>
      <w:pPr>
        <w:pStyle w:val="Body A"/>
        <w:rPr>
          <w:rFonts w:ascii="Calibri" w:cs="Calibri" w:hAnsi="Calibri" w:eastAsia="Calibri"/>
        </w:rPr>
      </w:pPr>
      <w:r>
        <w:rPr>
          <w:rFonts w:ascii="Calibri" w:hAnsi="Calibri"/>
          <w:rtl w:val="0"/>
          <w:lang w:val="en-US"/>
        </w:rPr>
        <w:t xml:space="preserve">Effectiveness and efficiency were the two main performance metrics considered. As most of the BCI community uses accuracy (or other parameters that allow for accuracy </w:t>
      </w:r>
      <w:r>
        <w:rPr>
          <w:rFonts w:ascii="Calibri" w:hAnsi="Calibri"/>
          <w:rtl w:val="0"/>
          <w:lang w:val="it-IT"/>
        </w:rPr>
        <w:t>deduction</w:t>
      </w:r>
      <w:r>
        <w:rPr>
          <w:rFonts w:ascii="Calibri" w:hAnsi="Calibri"/>
          <w:rtl w:val="0"/>
          <w:lang w:val="en-US"/>
        </w:rPr>
        <w: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hBCI system</w:t>
      </w:r>
      <w:r>
        <w:rPr>
          <w:rFonts w:ascii="Arial" w:hAnsi="Arial" w:hint="default"/>
          <w:rtl w:val="1"/>
          <w:lang w:val="ar-SA" w:bidi="ar-SA"/>
        </w:rPr>
        <w:t>’</w:t>
      </w:r>
      <w:r>
        <w:rPr>
          <w:rFonts w:ascii="Calibri" w:hAnsi="Calibri"/>
          <w:rtl w:val="0"/>
          <w:lang w:val="en-US"/>
        </w:rPr>
        <w:t>s classification effectiveness and efficiency, and not to the task accomplishments.</w:t>
      </w:r>
    </w:p>
    <w:p>
      <w:pPr>
        <w:pStyle w:val="Heading"/>
        <w:rPr>
          <w:lang w:val="en-US"/>
        </w:rPr>
      </w:pPr>
      <w:r>
        <w:rPr>
          <w:rtl w:val="0"/>
          <w:lang w:val="en-US"/>
        </w:rPr>
        <w:t>Search Results</w:t>
      </w:r>
    </w:p>
    <w:p>
      <w:pPr>
        <w:pStyle w:val="Body A"/>
        <w:rPr>
          <w:rFonts w:ascii="Calibri" w:cs="Calibri" w:hAnsi="Calibri" w:eastAsia="Calibri"/>
          <w:lang w:val="en-US"/>
        </w:rPr>
      </w:pPr>
      <w:r>
        <w:rPr>
          <w:rFonts w:ascii="Calibri" w:hAnsi="Calibri"/>
          <w:rtl w:val="0"/>
          <w:lang w:val="en-US"/>
        </w:rPr>
        <w:t>When all the filters were applied, 45 articles were selected for this scoping review. Initially, the search on all databases yielded 1585 publications, 617 from Web of Science, 225 from PubMed, 489 from Scopus, and 244 from IEEE Xplore. The number of duplicates was 1214, which resulted in 771 unique articles when removed. From those, 302 were included after title-filtering, 149 after abstract-filtering and 45 after article-filtering. No conference papers remained among the 45 final articles, although we did not set a strict exclusion criteria for conference papers.</w:t>
      </w:r>
      <w:commentRangeStart w:id="39"/>
      <w:commentRangeStart w:id="40"/>
      <w:ins w:id="41" w:date="2022-07-21T16:54:00Z" w:author="K A">
        <w:r>
          <w:rPr>
            <w:rFonts w:ascii="Calibri" w:hAnsi="Calibri"/>
            <w:rtl w:val="0"/>
            <w:lang w:val="en-US"/>
          </w:rPr>
          <w:t xml:space="preserve"> </w:t>
        </w:r>
      </w:ins>
      <w:commentRangeEnd w:id="39"/>
      <w:r>
        <w:commentReference w:id="39"/>
      </w:r>
      <w:commentRangeEnd w:id="40"/>
      <w:r>
        <w:commentReference w:id="40"/>
      </w:r>
    </w:p>
    <w:p>
      <w:pPr>
        <w:pStyle w:val="Body A"/>
        <w:rPr>
          <w:rFonts w:ascii="Calibri" w:cs="Calibri" w:hAnsi="Calibri" w:eastAsia="Calibri"/>
        </w:rPr>
      </w:pPr>
      <w:r>
        <w:rPr>
          <w:rFonts w:ascii="Calibri" w:cs="Calibri" w:hAnsi="Calibri" w:eastAsia="Calibri"/>
          <w:lang w:val="en-US"/>
        </w:rP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rcRect l="1895" t="0" r="1895" b="0"/>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Figure XI shows how many articles were published per year. </w:t>
      </w:r>
      <w:commentRangeStart w:id="42"/>
      <w:commentRangeStart w:id="43"/>
      <w:del w:id="44" w:date="2022-07-22T11:56:12Z" w:author="Matheus Mussi">
        <w:r>
          <w:rPr>
            <w:rFonts w:ascii="Calibri" w:hAnsi="Calibri"/>
            <w:rtl w:val="0"/>
            <w:lang w:val="en-US"/>
          </w:rPr>
          <w:delText xml:space="preserve">The transparent bars correspond to all the articles included by abstract. </w:delText>
        </w:r>
      </w:del>
      <w:commentRangeEnd w:id="42"/>
      <w:r>
        <w:commentReference w:id="42"/>
      </w:r>
      <w:commentRangeEnd w:id="43"/>
      <w:r>
        <w:commentReference w:id="43"/>
      </w:r>
      <w:r>
        <w:rPr>
          <w:rFonts w:ascii="Calibri" w:hAnsi="Calibri"/>
          <w:rtl w:val="0"/>
          <w:lang w:val="en-US"/>
        </w:rPr>
        <w:t xml:space="preserve">The </w:t>
      </w:r>
      <w:del w:id="45" w:date="2022-07-22T11:56:14Z" w:author="Matheus Mussi">
        <w:r>
          <w:rPr>
            <w:rFonts w:ascii="Calibri" w:hAnsi="Calibri"/>
            <w:rtl w:val="0"/>
            <w:lang w:val="en-US"/>
          </w:rPr>
          <w:delText xml:space="preserve">solid </w:delText>
        </w:r>
      </w:del>
      <w:r>
        <w:rPr>
          <w:rFonts w:ascii="Calibri" w:hAnsi="Calibri"/>
          <w:rtl w:val="0"/>
          <w:lang w:val="en-US"/>
        </w:rPr>
        <w:t>bars correspond to the</w:t>
      </w:r>
      <w:ins w:id="46" w:date="2022-07-22T11:56:36Z" w:author="Matheus Mussi">
        <w:r>
          <w:rPr>
            <w:rFonts w:ascii="Calibri" w:hAnsi="Calibri"/>
            <w:rtl w:val="0"/>
            <w:lang w:val="en-US"/>
          </w:rPr>
          <w:t xml:space="preserve"> number of</w:t>
        </w:r>
      </w:ins>
      <w:r>
        <w:rPr>
          <w:rFonts w:ascii="Calibri" w:hAnsi="Calibri"/>
          <w:rtl w:val="0"/>
          <w:lang w:val="en-US"/>
        </w:rPr>
        <w:t xml:space="preserve"> articles included for the final analysis</w:t>
      </w:r>
      <w:ins w:id="47" w:date="2022-07-22T11:56:45Z" w:author="Matheus Mussi">
        <w:r>
          <w:rPr>
            <w:rFonts w:ascii="Calibri" w:hAnsi="Calibri"/>
            <w:rtl w:val="0"/>
            <w:lang w:val="en-US"/>
          </w:rPr>
          <w:t xml:space="preserve"> after the full text filtering</w:t>
        </w:r>
      </w:ins>
      <w:r>
        <w:rPr>
          <w:rFonts w:ascii="Calibri" w:hAnsi="Calibri"/>
          <w:rtl w:val="0"/>
          <w:lang w:val="en-US"/>
        </w:rPr>
        <w:t xml:space="preserve">. </w:t>
      </w:r>
      <w:del w:id="48" w:date="2022-07-22T11:57:11Z" w:author="Matheus Mussi">
        <w:r>
          <w:rPr>
            <w:rFonts w:ascii="Calibri" w:hAnsi="Calibri"/>
            <w:rtl w:val="0"/>
            <w:lang w:val="en-US"/>
          </w:rPr>
          <w:delText>For both groups, t</w:delText>
        </w:r>
      </w:del>
      <w:ins w:id="49" w:date="2022-07-22T11:57:11Z" w:author="Matheus Mussi">
        <w:r>
          <w:rPr>
            <w:rFonts w:ascii="Calibri" w:hAnsi="Calibri"/>
            <w:rtl w:val="0"/>
            <w:lang w:val="en-US"/>
          </w:rPr>
          <w:t>T</w:t>
        </w:r>
      </w:ins>
      <w:r>
        <w:rPr>
          <w:rFonts w:ascii="Calibri" w:hAnsi="Calibri"/>
          <w:rtl w:val="0"/>
          <w:lang w:val="en-US"/>
        </w:rPr>
        <w:t>he overall number of articles per year has been growing. In 2020, 14 articles were written that matched our criteria, over three times more than in the previous six years.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rcRect l="0" t="564" r="0" b="564"/>
                    <a:stretch>
                      <a:fillRect/>
                    </a:stretch>
                  </pic:blipFill>
                  <pic:spPr>
                    <a:xfrm>
                      <a:off x="0" y="0"/>
                      <a:ext cx="4133187" cy="5486400"/>
                    </a:xfrm>
                    <a:prstGeom prst="rect">
                      <a:avLst/>
                    </a:prstGeom>
                    <a:ln w="12700" cap="flat">
                      <a:noFill/>
                      <a:miter lim="400000"/>
                    </a:ln>
                    <a:effectLst/>
                  </pic:spPr>
                </pic:pic>
              </a:graphicData>
            </a:graphic>
          </wp:anchor>
        </w:drawing>
      </w:r>
      <w:r>
        <w:rPr>
          <w:rFonts w:ascii="Calibri" w:hAnsi="Calibri"/>
          <w:rtl w:val="0"/>
          <w:lang w:val="en-US"/>
        </w:rPr>
        <w:t>No studies included child participants. One study had a participant aged 18 years (Kaongoen &amp; Jo, 2017), but most studies</w:t>
      </w:r>
      <w:ins w:id="50" w:date="2022-07-21T17:01:00Z" w:author="K A">
        <w:r>
          <w:rPr>
            <w:rFonts w:ascii="Calibri" w:hAnsi="Calibri"/>
            <w:rtl w:val="0"/>
            <w:lang w:val="en-US"/>
          </w:rPr>
          <w:t xml:space="preserve"> </w:t>
        </w:r>
      </w:ins>
      <w:r>
        <w:rPr>
          <w:rFonts w:ascii="Calibri" w:hAnsi="Calibri"/>
          <w:rtl w:val="0"/>
          <w:lang w:val="en-US"/>
        </w:rPr>
        <w:t xml:space="preserve">had at least one participant within the range of 20 to 30 years, except for Nann et al. (2020) who worked with tetraplegic participants </w:t>
      </w:r>
      <w:del w:id="51" w:date="2022-07-22T12:01:34Z" w:author="Matheus Mussi">
        <w:r>
          <w:rPr>
            <w:rFonts w:ascii="Calibri" w:hAnsi="Calibri"/>
            <w:rtl w:val="0"/>
            <w:lang w:val="en-US"/>
          </w:rPr>
          <w:delText>from X to y</w:delText>
        </w:r>
      </w:del>
      <w:ins w:id="52" w:date="2022-07-22T12:01:36Z" w:author="Matheus Mussi">
        <w:r>
          <w:rPr>
            <w:rFonts w:ascii="Calibri" w:hAnsi="Calibri"/>
            <w:rtl w:val="0"/>
            <w:lang w:val="en-US"/>
          </w:rPr>
          <w:t xml:space="preserve">with </w:t>
        </w:r>
      </w:ins>
      <w:ins w:id="53" w:date="2022-07-22T12:01:36Z" w:author="Matheus Mussi">
        <w:r>
          <w:rPr>
            <w:rFonts w:ascii="Calibri" w:hAnsi="Calibri"/>
            <w:rtl w:val="0"/>
            <w:lang w:val="en-US"/>
          </w:rPr>
          <w:t>51.8</w:t>
        </w:r>
      </w:ins>
      <w:ins w:id="54" w:date="2022-07-22T12:01:36Z" w:author="Matheus Mussi">
        <w:r>
          <w:rPr>
            <w:rFonts w:ascii="Calibri" w:hAnsi="Calibri" w:hint="default"/>
            <w:rtl w:val="0"/>
            <w:lang w:val="en-US"/>
          </w:rPr>
          <w:t>±</w:t>
        </w:r>
      </w:ins>
      <w:ins w:id="55" w:date="2022-07-22T12:01:36Z" w:author="Matheus Mussi">
        <w:r>
          <w:rPr>
            <w:rFonts w:ascii="Calibri" w:hAnsi="Calibri"/>
            <w:rtl w:val="0"/>
            <w:lang w:val="en-US"/>
          </w:rPr>
          <w:t>15.2</w:t>
        </w:r>
      </w:ins>
      <w:r>
        <w:rPr>
          <w:rFonts w:ascii="Calibri" w:hAnsi="Calibri"/>
          <w:rtl w:val="0"/>
          <w:lang w:val="en-US"/>
        </w:rPr>
        <w:t xml:space="preserve"> years</w:t>
      </w:r>
      <w:del w:id="56" w:date="2022-07-22T12:01:42Z" w:author="Matheus Mussi">
        <w:r>
          <w:rPr>
            <w:rFonts w:ascii="Calibri" w:hAnsi="Calibri"/>
            <w:rtl w:val="0"/>
            <w:lang w:val="en-US"/>
          </w:rPr>
          <w:delText>)</w:delText>
        </w:r>
      </w:del>
      <w:r>
        <w:rPr>
          <w:rFonts w:ascii="Calibri" w:hAnsi="Calibri"/>
          <w:rtl w:val="0"/>
          <w:lang w:val="en-US"/>
        </w:rPr>
        <w:t>. Only two papers included participants above 40 years of age (Brennan et al., 2020 and Nann et al., 2020). Figure YYa displays</w:t>
      </w:r>
      <w:ins w:id="57" w:date="2022-07-21T17:08:00Z" w:author="K A">
        <w:r>
          <w:rPr>
            <w:rFonts w:ascii="Calibri" w:hAnsi="Calibri"/>
            <w:rtl w:val="0"/>
            <w:lang w:val="en-US"/>
          </w:rPr>
          <w:t xml:space="preserve"> </w:t>
        </w:r>
      </w:ins>
      <w:r>
        <w:rPr>
          <w:rFonts w:ascii="Calibri" w:hAnsi="Calibri"/>
          <w:rtl w:val="0"/>
          <w:lang w:val="en-US"/>
        </w:rPr>
        <w:t xml:space="preserve">the age range of participants in each study with the achieved average accuracy. </w:t>
      </w:r>
      <w:del w:id="58" w:date="2022-07-22T15:33:06Z" w:author="Matheus Mussi">
        <w:r>
          <w:rPr>
            <w:rFonts w:ascii="Calibri" w:hAnsi="Calibri"/>
            <w:rtl w:val="0"/>
            <w:lang w:val="en-US"/>
          </w:rPr>
          <w:delText xml:space="preserve"> The average population size was 11</w:delText>
        </w:r>
      </w:del>
      <w:del w:id="59" w:date="2022-07-22T15:33:06Z" w:author="Matheus Mussi">
        <w:r>
          <w:rPr>
            <w:rFonts w:ascii="Arial" w:hAnsi="Arial" w:hint="default"/>
            <w:rtl w:val="1"/>
            <w:lang w:val="ar-SA" w:bidi="ar-SA"/>
          </w:rPr>
          <w:delText>±</w:delText>
        </w:r>
      </w:del>
      <w:del w:id="60" w:date="2022-07-22T15:33:06Z" w:author="Matheus Mussi">
        <w:r>
          <w:rPr>
            <w:rFonts w:ascii="Calibri" w:hAnsi="Calibri"/>
            <w:rtl w:val="0"/>
            <w:lang w:val="en-US"/>
          </w:rPr>
          <w:delText>5.27 participants, ranging from 1 to 30 participants.  The most common population size was ten participants (21.3% of the studies), as seen in Figure N.</w:delText>
        </w:r>
      </w:del>
      <w:ins w:id="61" w:date="2022-07-22T15:33:22Z" w:author="Matheus Mussi">
        <w:r>
          <w:rPr>
            <w:rFonts w:ascii="Calibri" w:hAnsi="Calibri"/>
            <w:rtl w:val="0"/>
            <w:lang w:val="en-US"/>
          </w:rPr>
          <w:t xml:space="preserve">The study population ranged from 1 to 30 participants, with the most common population size being ten participants (21.3% of the studies), as seen in Figure </w:t>
        </w:r>
      </w:ins>
      <w:ins w:id="62" w:date="2022-07-22T15:33:22Z" w:author="Matheus Mussi">
        <w:r>
          <w:rPr>
            <w:rFonts w:ascii="Calibri" w:hAnsi="Calibri"/>
            <w:rtl w:val="0"/>
            <w:lang w:val="en-US"/>
          </w:rPr>
          <w:t>N</w:t>
        </w:r>
      </w:ins>
      <w:ins w:id="63" w:date="2022-07-22T15:33:22Z" w:author="Matheus Mussi">
        <w:r>
          <w:rPr>
            <w:rFonts w:ascii="Calibri" w:hAnsi="Calibri"/>
            <w:rtl w:val="0"/>
            <w:lang w:val="en-US"/>
          </w:rPr>
          <w:t>.</w:t>
        </w:r>
      </w:ins>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lang w:val="en-US"/>
        </w:rPr>
      </w:pPr>
    </w:p>
    <w:p>
      <w:pPr>
        <w:pStyle w:val="Body A"/>
        <w:rPr>
          <w:rFonts w:ascii="Calibri" w:cs="Calibri" w:hAnsi="Calibri" w:eastAsia="Calibri"/>
        </w:rPr>
      </w:pPr>
      <w:r>
        <w:rPr>
          <w:rFonts w:ascii="Calibri" w:hAnsi="Calibri"/>
          <w:rtl w:val="0"/>
          <w:lang w:val="en-US"/>
        </w:rPr>
        <w:t>Only three studies included participants with disabilities. Soekadar et al. (2015) tested the system with one participant with flaccid hand paralysis, a 34 year old male. The study reported that he was able to control a robotic hand via motor imagery (MI), even though his accuracy was slightly lower than the average of the other neurotypical participants (76.03% compared to 80.65%). Brennan et al. (2020) included 14 participants with brain injury (although only nine completed the hBCI trials) with an average age range of 41.6</w:t>
      </w:r>
      <w:r>
        <w:rPr>
          <w:rFonts w:ascii="Arial" w:hAnsi="Arial" w:hint="default"/>
          <w:rtl w:val="1"/>
          <w:lang w:val="ar-SA" w:bidi="ar-SA"/>
        </w:rPr>
        <w:t>±</w:t>
      </w:r>
      <w:r>
        <w:rPr>
          <w:rFonts w:ascii="Calibri" w:hAnsi="Calibri"/>
          <w:rtl w:val="0"/>
          <w:lang w:val="en-US"/>
        </w:rPr>
        <w:t>13.9 years. Participants underwent trials with both an SSVEP BCI and an SSVEP Eye Tracker hBCI for comparison. The hBCI trials had higher accuracy than the BCI, with 99.14% compared to 80.26%. Participants with brain injury only did one session of experiments, while neurotypical participants did two. Nann et al. (2020) had four participants with tetraplegia with an average age of 51.8</w:t>
      </w:r>
      <w:r>
        <w:rPr>
          <w:rFonts w:ascii="Arial" w:hAnsi="Arial" w:hint="default"/>
          <w:rtl w:val="1"/>
          <w:lang w:val="ar-SA" w:bidi="ar-SA"/>
        </w:rPr>
        <w:t>±</w:t>
      </w:r>
      <w:r>
        <w:rPr>
          <w:rFonts w:ascii="Calibri" w:hAnsi="Calibri"/>
          <w:rtl w:val="0"/>
          <w:lang w:val="en-US"/>
        </w:rPr>
        <w:t xml:space="preserve">15.2. The study tested an EEG BCI and an hBCI combining EEG with </w:t>
      </w:r>
      <w:r>
        <w:rPr>
          <w:rFonts w:ascii="Calibri" w:hAnsi="Calibri"/>
          <w:rtl w:val="0"/>
          <w:lang w:val="de-DE"/>
        </w:rPr>
        <w:t>horizontal oculoversion</w:t>
      </w:r>
      <w:r>
        <w:rPr>
          <w:rFonts w:ascii="Calibri" w:hAnsi="Calibri"/>
          <w:rtl w:val="0"/>
          <w:lang w:val="en-US"/>
        </w:rPr>
        <w:t>, increasing the accuracy from 58.68</w:t>
      </w:r>
      <w:r>
        <w:rPr>
          <w:rFonts w:ascii="Arial" w:hAnsi="Arial" w:hint="default"/>
          <w:rtl w:val="1"/>
          <w:lang w:val="ar-SA" w:bidi="ar-SA"/>
        </w:rPr>
        <w:t>±</w:t>
      </w:r>
      <w:r>
        <w:rPr>
          <w:rFonts w:ascii="Calibri" w:hAnsi="Calibri"/>
          <w:rtl w:val="0"/>
          <w:lang w:val="en-US"/>
        </w:rPr>
        <w:t>10.62% to 81.25</w:t>
      </w:r>
      <w:r>
        <w:rPr>
          <w:rFonts w:ascii="Arial" w:hAnsi="Arial" w:hint="default"/>
          <w:rtl w:val="1"/>
          <w:lang w:val="ar-SA" w:bidi="ar-SA"/>
        </w:rPr>
        <w:t>±</w:t>
      </w:r>
      <w:r>
        <w:rPr>
          <w:rFonts w:ascii="Calibri" w:hAnsi="Calibri"/>
          <w:rtl w:val="0"/>
          <w:lang w:val="en-US"/>
        </w:rPr>
        <w:t>5.84%. All participants with tetraplegia rated the system as user-friendly and reliable.</w:t>
      </w:r>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114292</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 xml:space="preserve">Twelve out of 42 of studies used the g.USBamp, as shown in Figure CC. Most of the papers reported using a fabric cap with Ag/AgCl electrodes or golden cups. </w:t>
      </w:r>
      <w:del w:id="64" w:date="2022-07-22T16:30:34Z" w:author="Matheus Mussi">
        <w:r>
          <w:rPr>
            <w:rFonts w:ascii="Calibri" w:hAnsi="Calibri"/>
            <w:rtl w:val="0"/>
            <w:lang w:val="en-US"/>
          </w:rPr>
          <w:delText>The only study that used a headset-style was the Cognionics system, used in</w:delText>
        </w:r>
      </w:del>
      <w:ins w:id="65" w:date="2022-07-22T16:31:06Z" w:author="Matheus Mussi">
        <w:r>
          <w:rPr>
            <w:rFonts w:ascii="Calibri" w:hAnsi="Calibri"/>
            <w:rtl w:val="0"/>
            <w:lang w:val="en-US"/>
          </w:rPr>
          <w:t xml:space="preserve">The </w:t>
        </w:r>
      </w:ins>
      <w:ins w:id="66" w:date="2022-07-22T16:31:06Z" w:author="Matheus Mussi">
        <w:r>
          <w:rPr>
            <w:rFonts w:ascii="Calibri" w:hAnsi="Calibri"/>
            <w:rtl w:val="0"/>
            <w:lang w:val="en-US"/>
          </w:rPr>
          <w:t xml:space="preserve">only </w:t>
        </w:r>
      </w:ins>
      <w:ins w:id="67" w:date="2022-07-22T16:31:06Z" w:author="Matheus Mussi">
        <w:r>
          <w:rPr>
            <w:rFonts w:ascii="Calibri" w:hAnsi="Calibri"/>
            <w:rtl w:val="0"/>
            <w:lang w:val="en-US"/>
          </w:rPr>
          <w:t>headset-style used was the Cognionics system, used in</w:t>
        </w:r>
      </w:ins>
      <w:r>
        <w:rPr>
          <w:rFonts w:ascii="Calibri" w:hAnsi="Calibri"/>
          <w:rtl w:val="0"/>
          <w:lang w:val="en-US"/>
        </w:rPr>
        <w:t xml:space="preserve"> Yang et al. (2020</w:t>
      </w:r>
      <w:ins w:id="68" w:date="2022-07-22T16:30:45Z" w:author="Matheus Mussi">
        <w:r>
          <w:rPr>
            <w:rFonts w:ascii="Calibri" w:hAnsi="Calibri"/>
            <w:rtl w:val="0"/>
            <w:lang w:val="en-US"/>
          </w:rPr>
          <w:t>a,b</w:t>
        </w:r>
      </w:ins>
      <w:r>
        <w:rPr>
          <w:rFonts w:ascii="Calibri" w:hAnsi="Calibri"/>
          <w:rtl w:val="0"/>
          <w:lang w:val="en-US"/>
        </w:rPr>
        <w:t xml:space="preserve">). Articles that combined multiple </w:t>
      </w:r>
      <w:del w:id="69" w:date="2022-07-22T16:24:14Z" w:author="Matheus Mussi">
        <w:r>
          <w:rPr>
            <w:rFonts w:ascii="Calibri" w:hAnsi="Calibri"/>
            <w:rtl w:val="0"/>
            <w:lang w:val="en-US"/>
          </w:rPr>
          <w:delText>input</w:delText>
        </w:r>
      </w:del>
      <w:ins w:id="70" w:date="2022-07-22T16:24:15Z" w:author="Matheus Mussi">
        <w:r>
          <w:rPr>
            <w:rFonts w:ascii="Calibri" w:hAnsi="Calibri"/>
            <w:rtl w:val="0"/>
            <w:lang w:val="en-US"/>
          </w:rPr>
          <w:t>acquisition</w:t>
        </w:r>
      </w:ins>
      <w:r>
        <w:rPr>
          <w:rFonts w:ascii="Calibri" w:hAnsi="Calibri"/>
          <w:rtl w:val="0"/>
          <w:lang w:val="en-US"/>
        </w:rPr>
        <w:t xml:space="preserve"> </w:t>
      </w:r>
      <w:del w:id="71" w:date="2022-07-22T16:24:17Z" w:author="Matheus Mussi">
        <w:r>
          <w:rPr>
            <w:rFonts w:ascii="Calibri" w:hAnsi="Calibri"/>
            <w:rtl w:val="0"/>
            <w:lang w:val="en-US"/>
          </w:rPr>
          <w:delText>caps</w:delText>
        </w:r>
      </w:del>
      <w:ins w:id="72" w:date="2022-07-22T16:24:19Z" w:author="Matheus Mussi">
        <w:r>
          <w:rPr>
            <w:rFonts w:ascii="Calibri" w:hAnsi="Calibri"/>
            <w:rtl w:val="0"/>
            <w:lang w:val="en-US"/>
          </w:rPr>
          <w:t>systems</w:t>
        </w:r>
      </w:ins>
      <w:r>
        <w:rPr>
          <w:rFonts w:ascii="Calibri" w:hAnsi="Calibri"/>
          <w:rtl w:val="0"/>
          <w:lang w:val="en-US"/>
        </w:rPr>
        <w:t xml:space="preserve"> were: </w:t>
      </w:r>
      <w:r>
        <w:rPr>
          <w:rFonts w:ascii="Calibri" w:hAnsi="Calibri"/>
          <w:rtl w:val="0"/>
          <w:lang w:val="en-US"/>
        </w:rPr>
        <w:t>Buccino et al. (2016)</w:t>
      </w:r>
      <w:r>
        <w:rPr>
          <w:rFonts w:ascii="Calibri" w:hAnsi="Calibri"/>
          <w:rtl w:val="0"/>
          <w:lang w:val="en-US"/>
        </w:rPr>
        <w:t xml:space="preserve"> combining the microEEG with the fNIRS NIRScout; Khalaf et al.(2020) combining the g.USBamp with the SONARA TCD; Chiarelli et al. (2018) combining the Net300 with the Imagent fNIRS; Shin et al.(2018) combining Biosemi with LIGHTNIRS; and Glowinsky et al. (2018) combining BrainAmp with ETG-4000 NIRS.</w:t>
      </w:r>
      <w:r>
        <w:rPr>
          <w:rFonts w:ascii="Calibri" w:cs="Calibri" w:hAnsi="Calibri" w:eastAsia="Calibri"/>
          <w:lang w:val="pt-PT"/>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Fonts w:ascii="Calibri" w:hAnsi="Calibri"/>
          <w:rtl w:val="0"/>
          <w:lang w:val="en-US"/>
        </w:rPr>
        <w:t xml:space="preserve"> </w:t>
      </w:r>
    </w:p>
    <w:p>
      <w:pPr>
        <w:pStyle w:val="Body A"/>
        <w:rPr>
          <w:rFonts w:ascii="Calibri" w:cs="Calibri" w:hAnsi="Calibri" w:eastAsia="Calibri"/>
          <w:shd w:val="clear" w:color="auto" w:fill="fbcaa2"/>
        </w:rPr>
      </w:pPr>
      <w:r>
        <w:rPr>
          <w:rFonts w:ascii="Calibri" w:hAnsi="Calibri"/>
          <w:shd w:val="clear" w:color="auto" w:fill="fbcaa2"/>
          <w:rtl w:val="0"/>
          <w:lang w:val="en-US"/>
        </w:rPr>
        <w:t xml:space="preserve">The stated tools that were used for the development of hBCI are represented in Figure PP. Programming languages, toolboxes, stimuli generators and processing tools were considered. The most used language was MatLab, followed by Python and C#, C and C++. BCI2000, Psychotoolbox and EEGLAB were the most used toolboxes, usually paired with MatLab. </w:t>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Body A"/>
        <w:rPr>
          <w:rFonts w:ascii="Calibri" w:cs="Calibri" w:hAnsi="Calibri" w:eastAsia="Calibri"/>
          <w:shd w:val="clear" w:color="auto" w:fill="fbcaa2"/>
        </w:rPr>
      </w:pPr>
      <w:r>
        <w:rPr>
          <w:rFonts w:ascii="Calibri" w:hAnsi="Calibri"/>
          <w:shd w:val="clear" w:color="auto" w:fill="fbcaa2"/>
          <w:rtl w:val="0"/>
          <w:lang w:val="en-US"/>
        </w:rPr>
        <w:t>Sixteen of the 42 studies only performed offline experiments. Some articles also made available the individual input results while in hybrid mode during online trials. For the Figure Jj, when multiple conditions were tested (e.g. results with different number of runs, with and without correction mechanisms, with more or less samples, etc.), the best results were considered. We also gave preference to results from real-world control applications rather than simulations. Eye gaze and EOG activities (blinking, frowning, vertical/horizontal movements, etc) were reported as eye-tasks</w:t>
      </w:r>
      <w:commentRangeStart w:id="73"/>
      <w:r>
        <w:rPr>
          <w:rFonts w:ascii="Calibri" w:hAnsi="Calibri"/>
          <w:shd w:val="clear" w:color="auto" w:fill="fbcaa2"/>
          <w:rtl w:val="0"/>
          <w:lang w:val="en-US"/>
        </w:rPr>
        <w:t>.</w:t>
      </w:r>
      <w:commentRangeEnd w:id="73"/>
      <w:r>
        <w:commentReference w:id="73"/>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r>
        <w:rPr>
          <w:rFonts w:ascii="Calibri" w:hAnsi="Calibri"/>
          <w:rtl w:val="0"/>
          <w:lang w:val="en-US"/>
        </w:rPr>
        <w:t>Some papers presented more than one variation of the 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did both sequential and simultaneous stimuli interfaces (An et al., 2014 &amp; Ahn et al., 2014). Therefore, all statistics were calculated with 47 total systems, unless otherwise stated</w:t>
      </w:r>
      <w:commentRangeStart w:id="74"/>
      <w:r>
        <w:rPr>
          <w:rFonts w:ascii="Calibri" w:hAnsi="Calibri"/>
          <w:rtl w:val="0"/>
          <w:lang w:val="en-US"/>
        </w:rPr>
        <w:t>.</w:t>
      </w:r>
      <w:commentRangeEnd w:id="74"/>
      <w:r>
        <w:commentReference w:id="74"/>
      </w:r>
    </w:p>
    <w:p>
      <w:pPr>
        <w:pStyle w:val="Heading 2"/>
        <w:rPr>
          <w:rFonts w:ascii="Calibri" w:cs="Calibri" w:hAnsi="Calibri" w:eastAsia="Calibri"/>
          <w:b w:val="0"/>
          <w:bCs w:val="0"/>
        </w:rPr>
      </w:pPr>
      <w:r>
        <w:rPr>
          <w:rFonts w:ascii="Calibri" w:hAnsi="Calibri"/>
          <w:b w:val="0"/>
          <w:bCs w:val="0"/>
          <w:rtl w:val="0"/>
          <w:lang w:val="en-US"/>
        </w:rPr>
        <w:t>Taxonomy report</w:t>
      </w:r>
    </w:p>
    <w:p>
      <w:pPr>
        <w:pStyle w:val="Heading 3"/>
        <w:rPr>
          <w:rFonts w:ascii="Calibri" w:cs="Calibri" w:hAnsi="Calibri" w:eastAsia="Calibri"/>
          <w:b w:val="0"/>
          <w:bCs w:val="0"/>
        </w:rPr>
      </w:pPr>
      <w:bookmarkStart w:name="_s1zrehkhcsy0" w:id="75"/>
      <w:bookmarkEnd w:id="75"/>
      <w:r>
        <w:rPr>
          <w:rFonts w:ascii="Calibri" w:hAnsi="Calibri"/>
          <w:b w:val="0"/>
          <w:bCs w:val="0"/>
          <w:rtl w:val="0"/>
          <w:lang w:val="en-US"/>
        </w:rPr>
        <w:t>D</w:t>
      </w:r>
      <w:r>
        <w:rPr>
          <w:rFonts w:ascii="Calibri" w:hAnsi="Calibri"/>
          <w:b w:val="0"/>
          <w:bCs w:val="0"/>
          <w:rtl w:val="0"/>
          <w:lang w:val="en-US"/>
        </w:rPr>
        <w:t>iversity of Input</w:t>
      </w:r>
    </w:p>
    <w:p>
      <w:pPr>
        <w:pStyle w:val="Body A"/>
        <w:rPr>
          <w:rFonts w:ascii="Calibri" w:cs="Calibri" w:hAnsi="Calibri" w:eastAsia="Calibri"/>
        </w:rPr>
      </w:pPr>
      <w:r>
        <w:rPr>
          <w:rFonts w:ascii="Calibri" w:cs="Calibri" w:hAnsi="Calibri" w:eastAsia="Calibri"/>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Fonts w:ascii="Calibri" w:hAnsi="Calibri"/>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Fonts w:ascii="Calibri" w:hAnsi="Calibri"/>
          <w:rtl w:val="0"/>
          <w:lang w:val="nl-NL"/>
        </w:rPr>
        <w:t xml:space="preserve">Eleven </w:t>
      </w:r>
      <w:r>
        <w:rPr>
          <w:rFonts w:ascii="Calibri" w:hAnsi="Calibri"/>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Fonts w:ascii="Calibri" w:hAnsi="Calibri"/>
          <w:rtl w:val="0"/>
          <w:lang w:val="de-DE"/>
        </w:rPr>
        <w:t xml:space="preserve"> </w:t>
      </w:r>
      <w:r>
        <w:rPr>
          <w:rFonts w:ascii="Calibri" w:hAnsi="Calibri"/>
          <w:rtl w:val="0"/>
          <w:lang w:val="en-US"/>
        </w:rPr>
        <w:t>video-based eye tracker.</w:t>
      </w:r>
    </w:p>
    <w:p>
      <w:pPr>
        <w:pStyle w:val="Heading 3"/>
        <w:rPr>
          <w:rFonts w:ascii="Calibri" w:cs="Calibri" w:hAnsi="Calibri" w:eastAsia="Calibri"/>
          <w:b w:val="0"/>
          <w:bCs w:val="0"/>
        </w:rPr>
      </w:pPr>
      <w:bookmarkStart w:name="_bog06t7v3ger" w:id="76"/>
      <w:bookmarkEnd w:id="76"/>
      <w:r>
        <w:rPr>
          <w:rFonts w:ascii="Calibri" w:hAnsi="Calibri"/>
          <w:b w:val="0"/>
          <w:bCs w:val="0"/>
          <w:rtl w:val="0"/>
          <w:lang w:val="en-US"/>
        </w:rPr>
        <w:t>M</w:t>
      </w:r>
      <w:r>
        <w:rPr>
          <w:rFonts w:ascii="Calibri" w:hAnsi="Calibri"/>
          <w:b w:val="0"/>
          <w:bCs w:val="0"/>
          <w:rtl w:val="0"/>
          <w:lang w:val="en-US"/>
        </w:rPr>
        <w:t xml:space="preserve">ental Strategy &amp; Brain signal signature </w:t>
      </w:r>
    </w:p>
    <w:p>
      <w:pPr>
        <w:pStyle w:val="Body A"/>
        <w:rPr>
          <w:rFonts w:ascii="Calibri" w:cs="Calibri" w:hAnsi="Calibri" w:eastAsia="Calibri"/>
          <w:lang w:val="en-US"/>
        </w:rPr>
      </w:pPr>
      <w:r>
        <w:rPr>
          <w:rFonts w:ascii="Calibri" w:hAnsi="Calibri"/>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Fonts w:ascii="Calibri" w:hAnsi="Calibri" w:hint="default"/>
          <w:rtl w:val="0"/>
          <w:lang w:val="en-US"/>
        </w:rPr>
        <w:t>µ</w:t>
      </w:r>
      <w:r>
        <w:rPr>
          <w:rFonts w:ascii="Calibri" w:hAnsi="Calibri"/>
          <w:rtl w:val="0"/>
          <w:lang w:val="en-US"/>
        </w:rPr>
        <w:t xml:space="preserve">-rhythms, and one used SMR combined with SCP. The systems with multiple mental strategies mostly used SSEP: six with SMR, one with SMR and </w:t>
      </w:r>
      <w:r>
        <w:rPr>
          <w:rFonts w:ascii="Calibri" w:hAnsi="Calibri" w:hint="default"/>
          <w:rtl w:val="0"/>
          <w:lang w:val="en-US"/>
        </w:rPr>
        <w:t>µ</w:t>
      </w:r>
      <w:r>
        <w:rPr>
          <w:rFonts w:ascii="Calibri" w:hAnsi="Calibri"/>
          <w:rtl w:val="0"/>
          <w:lang w:val="en-US"/>
        </w:rPr>
        <w:t>-rhythm and one with SCP. The other three combined ERP and SMR.</w:t>
      </w:r>
    </w:p>
    <w:p>
      <w:pPr>
        <w:pStyle w:val="Body A"/>
        <w:rPr>
          <w:rFonts w:ascii="Calibri" w:cs="Calibri" w:hAnsi="Calibri" w:eastAsia="Calibri"/>
        </w:rPr>
      </w:pPr>
      <w:r>
        <w:rPr>
          <w:rFonts w:ascii="Calibri" w:hAnsi="Calibri"/>
          <w:rtl w:val="0"/>
          <w:lang w:val="de-DE"/>
        </w:rPr>
        <w:t>Figure</w:t>
      </w:r>
      <w:r>
        <w:rPr>
          <w:rFonts w:ascii="Calibri" w:hAnsi="Calibri"/>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The other brain signatures were always combined with other signatures. All the systems using </w:t>
      </w:r>
      <w:r>
        <w:rPr>
          <w:rFonts w:ascii="Calibri" w:hAnsi="Calibri" w:hint="default"/>
          <w:rtl w:val="0"/>
          <w:lang w:val="en-US"/>
        </w:rPr>
        <w:t>µ</w:t>
      </w:r>
      <w:r>
        <w:rPr>
          <w:rFonts w:ascii="Calibri" w:hAnsi="Calibri"/>
          <w:rtl w:val="0"/>
          <w:lang w:val="en-US"/>
        </w:rPr>
        <w:t xml:space="preserve">-rhythms had SMR as well, therefore, the SMR combination is not represented in </w:t>
      </w:r>
      <w:r>
        <w:rPr>
          <w:rFonts w:ascii="Calibri" w:cs="Calibri" w:hAnsi="Calibri" w:eastAsia="Calibri"/>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Fonts w:ascii="Calibri" w:hAnsi="Calibri"/>
          <w:rtl w:val="0"/>
          <w:lang w:val="en-US"/>
        </w:rPr>
        <w:t xml:space="preserve">the </w:t>
      </w:r>
      <w:r>
        <w:rPr>
          <w:rFonts w:ascii="Calibri" w:hAnsi="Calibri"/>
          <w:rtl w:val="0"/>
          <w:lang w:val="fr-FR"/>
        </w:rPr>
        <w:t>figure</w:t>
      </w:r>
      <w:r>
        <w:rPr>
          <w:rFonts w:ascii="Calibri" w:hAnsi="Calibri"/>
          <w:rtl w:val="0"/>
          <w:lang w:val="en-US"/>
        </w:rPr>
        <w:t>.</w:t>
      </w:r>
    </w:p>
    <w:p>
      <w:pPr>
        <w:pStyle w:val="Body A"/>
        <w:rPr>
          <w:rFonts w:ascii="Calibri" w:cs="Calibri" w:hAnsi="Calibri" w:eastAsia="Calibri"/>
          <w:lang w:val="en-US"/>
        </w:rPr>
      </w:pPr>
    </w:p>
    <w:p>
      <w:pPr>
        <w:pStyle w:val="Heading 3"/>
        <w:rPr>
          <w:rFonts w:ascii="Calibri" w:cs="Calibri" w:hAnsi="Calibri" w:eastAsia="Calibri"/>
          <w:b w:val="0"/>
          <w:bCs w:val="0"/>
        </w:rPr>
      </w:pPr>
      <w:bookmarkStart w:name="_gqlws7d78u8x" w:id="77"/>
      <w:bookmarkEnd w:id="77"/>
      <w:r>
        <w:rPr>
          <w:rFonts w:ascii="Calibri" w:hAnsi="Calibri"/>
          <w:b w:val="0"/>
          <w:bCs w:val="0"/>
          <w:rtl w:val="0"/>
          <w:lang w:val="en-US"/>
        </w:rPr>
        <w:t>S</w:t>
      </w:r>
      <w:r>
        <w:rPr>
          <w:rFonts w:ascii="Calibri" w:hAnsi="Calibri"/>
          <w:b w:val="0"/>
          <w:bCs w:val="0"/>
          <w:rtl w:val="0"/>
          <w:lang w:val="en-US"/>
        </w:rPr>
        <w:t>timulus modality</w:t>
      </w:r>
    </w:p>
    <w:p>
      <w:pPr>
        <w:pStyle w:val="Body A"/>
        <w:rPr>
          <w:rFonts w:ascii="Calibri" w:cs="Calibri" w:hAnsi="Calibri" w:eastAsia="Calibri"/>
        </w:rPr>
      </w:pPr>
      <w:r>
        <w:rPr>
          <w:rFonts w:ascii="Calibri" w:hAnsi="Calibri"/>
          <w:rtl w:val="0"/>
          <w:lang w:val="it-IT"/>
        </w:rPr>
        <w:t xml:space="preserve">Figure </w:t>
      </w:r>
      <w:r>
        <w:rPr>
          <w:rFonts w:ascii="Calibri" w:hAnsi="Calibri"/>
          <w:rtl w:val="0"/>
          <w:lang w:val="en-US"/>
        </w:rPr>
        <w:t>AA shows how the stimulus modalities were distributed for the considered systems. The matching color sections between the inner and outter ring indicate a single stimulus modality. The two most utilized stimulus modalities were visual and operant. Twenty of the 47 systems were purely visual, and 32 systems had visual stimulus combinations. Ten systems were based on operant stimuli and 22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rFonts w:ascii="Calibri" w:cs="Calibri" w:hAnsi="Calibri" w:eastAsia="Calibri"/>
          <w:b w:val="0"/>
          <w:bCs w:val="0"/>
        </w:rPr>
      </w:pPr>
      <w:bookmarkStart w:name="_zg8bg9youf" w:id="78"/>
      <w:bookmarkEnd w:id="78"/>
      <w:r>
        <w:rPr>
          <w:rFonts w:ascii="Calibri" w:hAnsi="Calibri"/>
          <w:b w:val="0"/>
          <w:bCs w:val="0"/>
          <w:rtl w:val="0"/>
          <w:lang w:val="en-US"/>
        </w:rPr>
        <w:t>R</w:t>
      </w:r>
      <w:r>
        <w:rPr>
          <w:rFonts w:ascii="Calibri" w:hAnsi="Calibri"/>
          <w:b w:val="0"/>
          <w:bCs w:val="0"/>
          <w:rtl w:val="0"/>
          <w:lang w:val="en-US"/>
        </w:rPr>
        <w:t>ole of operation</w:t>
      </w:r>
    </w:p>
    <w:p>
      <w:pPr>
        <w:pStyle w:val="Body A"/>
        <w:rPr>
          <w:rFonts w:ascii="Calibri" w:cs="Calibri" w:hAnsi="Calibri" w:eastAsia="Calibri"/>
          <w:lang w:val="en-US"/>
        </w:rPr>
      </w:pPr>
      <w:r>
        <w:rPr>
          <w:rFonts w:ascii="Calibri" w:hAnsi="Calibri"/>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p>
    <w:p>
      <w:pPr>
        <w:pStyle w:val="Heading 3"/>
        <w:rPr>
          <w:rFonts w:ascii="Calibri" w:cs="Calibri" w:hAnsi="Calibri" w:eastAsia="Calibri"/>
          <w:b w:val="0"/>
          <w:bCs w:val="0"/>
        </w:rPr>
      </w:pPr>
      <w:bookmarkStart w:name="_gc56yy9ine0m" w:id="79"/>
      <w:r>
        <w:rPr>
          <w:rFonts w:ascii="Calibri" w:hAnsi="Calibri"/>
          <w:b w:val="0"/>
          <w:bCs w:val="0"/>
          <w:rtl w:val="0"/>
          <w:lang w:val="en-US"/>
        </w:rPr>
        <w:t>Mode of operation</w:t>
      </w:r>
      <w:bookmarkEnd w:id="79"/>
    </w:p>
    <w:p>
      <w:pPr>
        <w:pStyle w:val="Body A"/>
        <w:rPr>
          <w:rFonts w:ascii="Calibri" w:cs="Calibri" w:hAnsi="Calibri" w:eastAsia="Calibri"/>
          <w:lang w:val="en-US"/>
        </w:rPr>
      </w:pPr>
      <w:r>
        <w:rPr>
          <w:rFonts w:ascii="Calibri" w:hAnsi="Calibri"/>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the EEG mode was selected, the system switched to cue-based operation. </w:t>
      </w:r>
    </w:p>
    <w:p>
      <w:pPr>
        <w:pStyle w:val="Heading 3"/>
        <w:rPr>
          <w:rFonts w:ascii="Calibri" w:cs="Calibri" w:hAnsi="Calibri" w:eastAsia="Calibri"/>
          <w:b w:val="0"/>
          <w:bCs w:val="0"/>
        </w:rPr>
      </w:pPr>
      <w:r>
        <w:rPr>
          <w:rFonts w:ascii="Calibri" w:hAnsi="Calibri"/>
          <w:b w:val="0"/>
          <w:bCs w:val="0"/>
          <w:rtl w:val="0"/>
          <w:lang w:val="en-US"/>
        </w:rPr>
        <w:t>Task Categories</w:t>
      </w:r>
    </w:p>
    <w:p>
      <w:pPr>
        <w:pStyle w:val="Body B"/>
        <w:rPr>
          <w:rFonts w:ascii="Calibri" w:cs="Calibri" w:hAnsi="Calibri" w:eastAsia="Calibri"/>
          <w:strike w:val="1"/>
          <w:dstrike w:val="0"/>
        </w:rPr>
      </w:pPr>
      <w:r>
        <w:rPr>
          <w:rFonts w:ascii="Calibri" w:hAnsi="Calibri"/>
          <w:rtl w:val="0"/>
          <w:lang w:val="en-US"/>
        </w:rPr>
        <w:t>For the selected hBCI, 18 of systems were oriented to control but did not controling a specific device other than the interface, as represented in Figure H. The most common application was for spellers with 13 systems. Six articles controlled devices that were moved with brain signals such as drones, wheelchairs and other vehicles (physical or simulated). Four implemented cursors or games, four had robotic devices and two focused on home automation systems.</w:t>
      </w:r>
      <w:r>
        <w:rPr>
          <w:rFonts w:ascii="Calibri" w:cs="Calibri" w:hAnsi="Calibri" w:eastAsia="Calibri"/>
        </w:rP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rFonts w:ascii="Calibri" w:cs="Calibri" w:hAnsi="Calibri" w:eastAsia="Calibri"/>
          <w:strike w:val="1"/>
          <w:dstrike w:val="0"/>
          <w:lang w:val="en-US"/>
        </w:rPr>
      </w:pPr>
    </w:p>
    <w:p>
      <w:pPr>
        <w:pStyle w:val="Body A"/>
        <w:rPr>
          <w:rFonts w:ascii="Calibri" w:cs="Calibri" w:hAnsi="Calibri" w:eastAsia="Calibri"/>
        </w:rPr>
      </w:pPr>
      <w:r>
        <w:rPr>
          <w:rFonts w:ascii="Calibri" w:hAnsi="Calibri"/>
          <w:rtl w:val="0"/>
          <w:lang w:val="en-US"/>
        </w:rPr>
        <w:t>&lt;&lt;TABLE WITH ALL THE ATICLES&gt;&gt; &lt;&lt;</w:t>
      </w:r>
      <w:r>
        <w:rPr>
          <w:rFonts w:ascii="Calibri" w:hAnsi="Calibri"/>
          <w:rtl w:val="0"/>
          <w:lang w:val="de-DE"/>
        </w:rPr>
        <w:t>HERE</w:t>
      </w:r>
      <w:r>
        <w:rPr>
          <w:rFonts w:ascii="Calibri" w:hAnsi="Calibri"/>
          <w:rtl w:val="0"/>
          <w:lang w:val="en-US"/>
        </w:rPr>
        <w:t xml:space="preserve"> OR IN SUPPLEMENTARY MATERIAL?&gt;&gt;</w:t>
      </w:r>
    </w:p>
    <w:p>
      <w:pPr>
        <w:pStyle w:val="Heading"/>
        <w:rPr>
          <w:lang w:val="en-US"/>
        </w:rPr>
      </w:pPr>
      <w:r>
        <w:rPr>
          <w:rtl w:val="0"/>
          <w:lang w:val="en-US"/>
        </w:rPr>
        <w:t>Discussion</w:t>
      </w:r>
    </w:p>
    <w:p>
      <w:pPr>
        <w:pStyle w:val="Heading 2"/>
        <w:rPr>
          <w:rFonts w:ascii="Calibri" w:cs="Calibri" w:hAnsi="Calibri" w:eastAsia="Calibri"/>
          <w:b w:val="0"/>
          <w:bCs w:val="0"/>
        </w:rPr>
      </w:pPr>
      <w:r>
        <w:rPr>
          <w:rFonts w:ascii="Calibri" w:hAnsi="Calibri"/>
          <w:b w:val="0"/>
          <w:bCs w:val="0"/>
          <w:rtl w:val="0"/>
          <w:lang w:val="en-US"/>
        </w:rPr>
        <w:t>Complexity considerations</w:t>
      </w:r>
    </w:p>
    <w:p>
      <w:pPr>
        <w:pStyle w:val="Body A"/>
        <w:rPr>
          <w:rFonts w:ascii="Calibri" w:cs="Calibri" w:hAnsi="Calibri" w:eastAsia="Calibri"/>
          <w:lang w:val="en-US"/>
        </w:rPr>
      </w:pPr>
      <w:r>
        <w:rPr>
          <w:rFonts w:ascii="Calibri" w:hAnsi="Calibri"/>
          <w:rtl w:val="0"/>
          <w:lang w:val="en-US"/>
        </w:rPr>
        <w:t>From the analysed articles, we found some features that might play an important role on the complexity of a hBCI system. The first five were advenient from taxonomic traits and the others were related to the interface. These features are important to be considered when designing hBCI as they can directly impact the workload, appeal and the levels of engagement of children when using the system:</w:t>
      </w:r>
    </w:p>
    <w:p>
      <w:pPr>
        <w:pStyle w:val="Body A"/>
        <w:numPr>
          <w:ilvl w:val="0"/>
          <w:numId w:val="5"/>
        </w:numPr>
        <w:bidi w:val="0"/>
        <w:spacing w:after="0"/>
        <w:ind w:right="0"/>
        <w:jc w:val="both"/>
        <w:rPr>
          <w:rFonts w:ascii="Calibri" w:hAnsi="Calibri"/>
          <w:rtl w:val="0"/>
          <w:lang w:val="pt-PT"/>
        </w:rPr>
      </w:pPr>
      <w:r>
        <w:rPr>
          <w:rFonts w:ascii="Calibri" w:hAnsi="Calibri"/>
          <w:rtl w:val="0"/>
          <w:lang w:val="pt-PT"/>
        </w:rPr>
        <w:t>Taxonomic traits: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w:t>
      </w:r>
      <w:r>
        <w:rPr>
          <w:rFonts w:ascii="Calibri" w:hAnsi="Calibri"/>
          <w:rtl w:val="0"/>
          <w:lang w:val="en-US"/>
        </w:rPr>
        <w:t>umber of Brain Signatures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Role of Operation: Sequential, Simultaneous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Stimulus Modality: Visual, Tactile, Operant, Auditory or multiple</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Number of Stimulus Modalities</w:t>
      </w:r>
    </w:p>
    <w:p>
      <w:pPr>
        <w:pStyle w:val="Body A"/>
        <w:numPr>
          <w:ilvl w:val="1"/>
          <w:numId w:val="5"/>
        </w:numPr>
        <w:bidi w:val="0"/>
        <w:ind w:right="0"/>
        <w:jc w:val="both"/>
        <w:rPr>
          <w:rFonts w:ascii="Calibri" w:hAnsi="Calibri"/>
          <w:rtl w:val="0"/>
          <w:lang w:val="en-US"/>
        </w:rPr>
      </w:pPr>
      <w:r>
        <w:rPr>
          <w:rFonts w:ascii="Calibri" w:hAnsi="Calibri"/>
          <w:rtl w:val="0"/>
          <w:lang w:val="en-US"/>
        </w:rPr>
        <w:t>Includes external inputs</w:t>
      </w:r>
    </w:p>
    <w:p>
      <w:pPr>
        <w:pStyle w:val="Body A"/>
        <w:numPr>
          <w:ilvl w:val="0"/>
          <w:numId w:val="5"/>
        </w:numPr>
        <w:bidi w:val="0"/>
        <w:ind w:right="0"/>
        <w:jc w:val="both"/>
        <w:rPr>
          <w:rFonts w:ascii="Calibri" w:hAnsi="Calibri"/>
          <w:rtl w:val="0"/>
          <w:lang w:val="en-US"/>
        </w:rPr>
      </w:pPr>
      <w:r>
        <w:rPr>
          <w:rFonts w:ascii="Calibri" w:hAnsi="Calibri"/>
          <w:rtl w:val="0"/>
          <w:lang w:val="en-US"/>
        </w:rPr>
        <w:t>Interface traits: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Type of targets: still, strobe, goal/spatial, off-screen</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targets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actions before selection</w:t>
      </w:r>
    </w:p>
    <w:p>
      <w:pPr>
        <w:pStyle w:val="Body A"/>
        <w:spacing w:after="0"/>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Although there were no studies with children using hBCI, the descriptions and ordering of elements below were elaborated based on the expected cognitive development of children and how easily it could be </w:t>
      </w:r>
      <w:r>
        <w:rPr>
          <w:rFonts w:ascii="Calibri" w:hAnsi="Calibri" w:hint="default"/>
          <w:rtl w:val="0"/>
          <w:lang w:val="en-US"/>
        </w:rPr>
        <w:t>“</w:t>
      </w:r>
      <w:r>
        <w:rPr>
          <w:rFonts w:ascii="Calibri" w:hAnsi="Calibri"/>
          <w:rtl w:val="0"/>
          <w:lang w:val="en-US"/>
        </w:rPr>
        <w:t>adapted to the children</w:t>
      </w:r>
      <w:r>
        <w:rPr>
          <w:rFonts w:ascii="Calibri" w:hAnsi="Calibri" w:hint="default"/>
          <w:rtl w:val="0"/>
          <w:lang w:val="en-US"/>
        </w:rPr>
        <w:t>’</w:t>
      </w:r>
      <w:r>
        <w:rPr>
          <w:rFonts w:ascii="Calibri" w:hAnsi="Calibri"/>
          <w:rtl w:val="0"/>
          <w:lang w:val="en-US"/>
        </w:rPr>
        <w:t>s age, deficits, preferences and needs</w:t>
      </w:r>
      <w:r>
        <w:rPr>
          <w:rFonts w:ascii="Calibri" w:hAnsi="Calibri" w:hint="default"/>
          <w:rtl w:val="0"/>
          <w:lang w:val="en-US"/>
        </w:rPr>
        <w:t xml:space="preserve">” </w:t>
      </w:r>
      <w:r>
        <w:rPr>
          <w:rFonts w:ascii="Calibri" w:hAnsi="Calibri"/>
          <w:rtl w:val="0"/>
          <w:lang w:val="en-US"/>
        </w:rPr>
        <w:t>(Miko</w:t>
      </w:r>
      <w:r>
        <w:rPr>
          <w:rFonts w:ascii="Calibri" w:hAnsi="Calibri" w:hint="default"/>
          <w:rtl w:val="0"/>
          <w:lang w:val="en-US"/>
        </w:rPr>
        <w:t>ł</w:t>
      </w:r>
      <w:r>
        <w:rPr>
          <w:rFonts w:ascii="Calibri" w:hAnsi="Calibri"/>
          <w:rtl w:val="0"/>
          <w:lang w:val="en-US"/>
        </w:rPr>
        <w:t>ajewska and Miko</w:t>
      </w:r>
      <w:r>
        <w:rPr>
          <w:rFonts w:ascii="Calibri" w:hAnsi="Calibri" w:hint="default"/>
          <w:rtl w:val="0"/>
          <w:lang w:val="en-US"/>
        </w:rPr>
        <w:t>ł</w:t>
      </w:r>
      <w:r>
        <w:rPr>
          <w:rFonts w:ascii="Calibri" w:hAnsi="Calibri"/>
          <w:rtl w:val="0"/>
          <w:lang w:val="en-US"/>
        </w:rPr>
        <w:t xml:space="preserve">ajewska, 2014).  </w:t>
      </w:r>
    </w:p>
    <w:p>
      <w:pPr>
        <w:pStyle w:val="Heading 3"/>
        <w:rPr>
          <w:rFonts w:ascii="Calibri" w:cs="Calibri" w:hAnsi="Calibri" w:eastAsia="Calibri"/>
          <w:b w:val="0"/>
          <w:bCs w:val="0"/>
        </w:rPr>
      </w:pPr>
      <w:r>
        <w:rPr>
          <w:rFonts w:ascii="Calibri" w:hAnsi="Calibri"/>
          <w:b w:val="0"/>
          <w:bCs w:val="0"/>
          <w:rtl w:val="0"/>
          <w:lang w:val="en-US"/>
        </w:rPr>
        <w:t>Taxonomic traits</w:t>
      </w:r>
    </w:p>
    <w:p>
      <w:pPr>
        <w:pStyle w:val="Body A"/>
        <w:rPr>
          <w:rFonts w:ascii="Calibri" w:cs="Calibri" w:hAnsi="Calibri" w:eastAsia="Calibri"/>
        </w:rPr>
      </w:pPr>
      <w:r>
        <w:rPr>
          <w:rFonts w:ascii="Calibri" w:hAnsi="Calibri"/>
          <w:rtl w:val="0"/>
          <w:lang w:val="en-US"/>
        </w:rPr>
        <w:t>Number of Brain Signatures</w:t>
      </w:r>
      <w:r>
        <w:rPr>
          <w:rFonts w:ascii="Calibri" w:hAnsi="Calibri"/>
          <w:rtl w:val="0"/>
          <w:lang w:val="ru-RU"/>
        </w:rPr>
        <w:t xml:space="preserve"> - </w:t>
      </w:r>
      <w:r>
        <w:rPr>
          <w:rFonts w:ascii="Calibri" w:hAnsi="Calibri"/>
          <w:rtl w:val="0"/>
          <w:lang w:val="en-US"/>
        </w:rPr>
        <w:t>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The accuracy was lower than the average accuracy of all the included papers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rPr>
          <w:rFonts w:ascii="Calibri" w:cs="Calibri" w:hAnsi="Calibri" w:eastAsia="Calibri"/>
        </w:rPr>
      </w:pPr>
      <w:r>
        <w:rPr>
          <w:rFonts w:ascii="Calibri" w:hAnsi="Calibri"/>
          <w:rtl w:val="0"/>
          <w:lang w:val="en-US"/>
        </w:rPr>
        <w:t>Role of Operation</w:t>
      </w:r>
      <w:r>
        <w:rPr>
          <w:rFonts w:ascii="Calibri" w:hAnsi="Calibri"/>
          <w:rtl w:val="0"/>
          <w:lang w:val="en-US"/>
        </w:rPr>
        <w:t xml:space="preserve"> - Multi-tasking generally decreases processing speed and increases the amount of information needed to make a decision (cite Howard et al. 2020). Using multiple brain signals simultaneously can decrease participant</w:t>
      </w:r>
      <w:r>
        <w:rPr>
          <w:rFonts w:ascii="Arial" w:hAnsi="Arial" w:hint="default"/>
          <w:rtl w:val="1"/>
          <w:lang w:val="ar-SA" w:bidi="ar-SA"/>
        </w:rPr>
        <w:t>’</w:t>
      </w:r>
      <w:r>
        <w:rPr>
          <w:rFonts w:ascii="Calibri" w:hAnsi="Calibri"/>
          <w:rtl w:val="0"/>
          <w:lang w:val="en-US"/>
        </w:rPr>
        <w:t xml:space="preserve">s ability to focus or increase mental fatigue. Ahn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pPr>
        <w:pStyle w:val="Body A"/>
        <w:rPr>
          <w:rFonts w:ascii="Calibri" w:cs="Calibri" w:hAnsi="Calibri" w:eastAsia="Calibri"/>
        </w:rPr>
      </w:pPr>
      <w:r>
        <w:rPr>
          <w:rFonts w:ascii="Calibri" w:hAnsi="Calibri"/>
          <w:rtl w:val="0"/>
          <w:lang w:val="en-US"/>
        </w:rPr>
        <w:t>Stimulus Modality</w:t>
      </w:r>
      <w:r>
        <w:rPr>
          <w:rFonts w:ascii="Calibri" w:hAnsi="Calibri"/>
          <w:rtl w:val="0"/>
          <w:lang w:val="en-US"/>
        </w:rPr>
        <w:t xml:space="preserve"> </w:t>
      </w:r>
      <w:commentRangeStart w:id="80"/>
      <w:commentRangeStart w:id="81"/>
      <w:r>
        <w:rPr>
          <w:rFonts w:ascii="Calibri" w:hAnsi="Calibri"/>
          <w:shd w:val="clear" w:color="auto" w:fill="f79646"/>
          <w:rtl w:val="0"/>
          <w:lang w:val="en-US"/>
        </w:rPr>
        <w:t>-</w:t>
      </w:r>
      <w:commentRangeEnd w:id="80"/>
      <w:r>
        <w:commentReference w:id="80"/>
      </w:r>
      <w:commentRangeEnd w:id="81"/>
      <w:r>
        <w:commentReference w:id="81"/>
      </w:r>
      <w:r>
        <w:rPr>
          <w:rFonts w:ascii="Calibri" w:hAnsi="Calibri"/>
          <w:rtl w:val="0"/>
          <w:lang w:val="en-US"/>
        </w:rPr>
        <w:t xml:space="preserve"> Most papers chose visual pathways to stimulate the brain. Visual stimulation is the most used, and it is also the least complex modality. Figure</w:t>
      </w:r>
      <w:commentRangeStart w:id="82"/>
      <w:commentRangeStart w:id="83"/>
      <w:r>
        <w:rPr>
          <w:rFonts w:ascii="Calibri" w:hAnsi="Calibri"/>
          <w:rtl w:val="0"/>
          <w:lang w:val="en-US"/>
        </w:rPr>
        <w:t xml:space="preserve"> </w:t>
      </w:r>
      <w:commentRangeEnd w:id="82"/>
      <w:r>
        <w:commentReference w:id="82"/>
      </w:r>
      <w:commentRangeEnd w:id="83"/>
      <w:r>
        <w:commentReference w:id="83"/>
      </w:r>
      <w:r>
        <w:rPr>
          <w:rFonts w:ascii="Calibri" w:hAnsi="Calibri"/>
          <w:rtl w:val="0"/>
          <w:lang w:val="en-US"/>
        </w:rPr>
        <w:t xml:space="preserve">K shows the relationship between accuracy and each Stimulus Modality. Although not all modalities had the same sample size, we can see a trend where systems using visual pathways have higher accuracies than the others. </w:t>
      </w:r>
      <w:r>
        <w:rPr>
          <w:rFonts w:ascii="Calibri" w:hAnsi="Calibri"/>
          <w:rtl w:val="0"/>
          <w:lang w:val="it-IT"/>
        </w:rPr>
        <w:t>Visual</w:t>
      </w:r>
      <w:r>
        <w:rPr>
          <w:rFonts w:ascii="Calibri" w:hAnsi="Calibri"/>
          <w:rtl w:val="0"/>
          <w:lang w:val="en-US"/>
        </w:rPr>
        <w:t xml:space="preserve"> paradigms, in general, elicit clear signals over the Occipital and Parietal regions, especially when using SSVEP and P300. On the other hand, </w:t>
      </w:r>
      <w:r>
        <w:rPr>
          <w:rFonts w:ascii="Calibri" w:hAnsi="Calibri"/>
          <w:rtl w:val="0"/>
          <w:lang w:val="en-US"/>
        </w:rPr>
        <w:t>operant</w:t>
      </w:r>
      <w:r>
        <w:rPr>
          <w:rFonts w:ascii="Calibri" w:hAnsi="Calibri"/>
          <w:rtl w:val="0"/>
          <w:lang w:val="en-US"/>
        </w:rPr>
        <w:t xml:space="preserve"> modalities require a certain level of training and focus from the participant to generate distinguishable signals (cite Yuan and He, 2014). The </w:t>
      </w:r>
      <w:r>
        <w:rPr>
          <w:rFonts w:ascii="Calibri" w:hAnsi="Calibri"/>
          <w:rtl w:val="0"/>
          <w:lang w:val="en-US"/>
        </w:rPr>
        <w:t>auditory</w:t>
      </w:r>
      <w:r>
        <w:rPr>
          <w:rFonts w:ascii="Calibri" w:hAnsi="Calibri"/>
          <w:rtl w:val="0"/>
          <w:lang w:val="en-US"/>
        </w:rPr>
        <w:t xml:space="preserve"> modality was considered more complex than the operant modality because it requires more attention and has a</w:t>
      </w:r>
      <w:r>
        <w:rPr>
          <w:rFonts w:ascii="Calibri" w:hAnsi="Calibri"/>
          <w:rtl w:val="0"/>
          <w:lang w:val="nl-NL"/>
        </w:rPr>
        <w:t xml:space="preserve"> steeper</w:t>
      </w:r>
      <w:r>
        <w:rPr>
          <w:rFonts w:ascii="Calibri" w:hAnsi="Calibri"/>
          <w:rtl w:val="0"/>
          <w:lang w:val="en-US"/>
        </w:rPr>
        <w:t xml:space="preserve"> learning curve than operant modalities (cite Nijboer et al., 2008). Lastly, </w:t>
      </w:r>
      <w:r>
        <w:rPr>
          <w:rFonts w:ascii="Calibri" w:hAnsi="Calibri"/>
          <w:rtl w:val="0"/>
          <w:lang w:val="en-US"/>
        </w:rPr>
        <w:t>tactile</w:t>
      </w:r>
      <w:r>
        <w:rPr>
          <w:rFonts w:ascii="Calibri" w:hAnsi="Calibri"/>
          <w:rtl w:val="0"/>
          <w:lang w:val="en-US"/>
        </w:rPr>
        <w:t xml:space="preserve"> modalities require body awareness, and can become confusing with multiple targets (cite Brouwer and van Erp, 2010).</w:t>
      </w:r>
    </w:p>
    <w:p>
      <w:pPr>
        <w:pStyle w:val="Body A"/>
        <w:rPr>
          <w:rFonts w:ascii="Calibri" w:cs="Calibri" w:hAnsi="Calibri" w:eastAsia="Calibri"/>
        </w:rPr>
      </w:pPr>
      <w:r>
        <w:rPr>
          <w:rFonts w:ascii="Calibri" w:hAnsi="Calibri"/>
          <w:rtl w:val="0"/>
          <w:lang w:val="en-US"/>
        </w:rPr>
        <w:t>Number of Stimulus Modalities</w:t>
      </w:r>
      <w:r>
        <w:rPr>
          <w:rFonts w:ascii="Calibri" w:hAnsi="Calibri"/>
          <w:rtl w:val="0"/>
          <w:lang w:val="en-US"/>
        </w:rPr>
        <w:t xml:space="preserve"> - Switching between stimulus modalities or having to simultaneously focus on more than one sense might also increase the system</w:t>
      </w:r>
      <w:r>
        <w:rPr>
          <w:rFonts w:ascii="Arial" w:hAnsi="Arial" w:hint="default"/>
          <w:rtl w:val="1"/>
          <w:lang w:val="ar-SA" w:bidi="ar-SA"/>
        </w:rPr>
        <w:t>’</w:t>
      </w:r>
      <w:r>
        <w:rPr>
          <w:rFonts w:ascii="Calibri" w:hAnsi="Calibri"/>
          <w:rtl w:val="0"/>
          <w:lang w:val="en-US"/>
        </w:rPr>
        <w:t>s complexity, especially if the different stimulus modalities refer to a different target. An et al. (2014) experimented with two roles of operation and each paradigm individually. In the s</w:t>
      </w:r>
      <w:r>
        <w:rPr>
          <w:rFonts w:ascii="Calibri" w:hAnsi="Calibri"/>
          <w:shd w:val="clear" w:color="auto" w:fill="ffff00"/>
          <w:rtl w:val="0"/>
          <w:lang w:val="en-US"/>
        </w:rPr>
        <w:t>equential mode,</w:t>
      </w:r>
      <w:r>
        <w:rPr>
          <w:rFonts w:ascii="Calibri" w:hAnsi="Calibri"/>
          <w:rtl w:val="0"/>
          <w:lang w:val="en-US"/>
        </w:rPr>
        <w:t xml:space="preserve"> stimuli alternated between visual and auditory repeatedly with different sequences within 300ms, so that two independent decisions could be made in parallel. The participants reported that the modality had a considerably higher workload than the </w:t>
      </w:r>
      <w:r>
        <w:rPr>
          <w:rFonts w:ascii="Calibri" w:hAnsi="Calibri"/>
          <w:shd w:val="clear" w:color="auto" w:fill="ffff00"/>
          <w:rtl w:val="0"/>
          <w:lang w:val="en-US"/>
        </w:rPr>
        <w:t>simultaneous mode</w:t>
      </w:r>
      <w:r>
        <w:rPr>
          <w:rFonts w:ascii="Calibri" w:hAnsi="Calibri"/>
          <w:rtl w:val="0"/>
          <w:lang w:val="en-US"/>
        </w:rPr>
        <w:t xml:space="preserve"> or the </w:t>
      </w:r>
      <w:r>
        <w:rPr>
          <w:rFonts w:ascii="Calibri" w:hAnsi="Calibri"/>
          <w:shd w:val="clear" w:color="auto" w:fill="ffff00"/>
          <w:rtl w:val="0"/>
          <w:lang w:val="en-US"/>
        </w:rPr>
        <w:t>individual stimulus modalities</w:t>
      </w:r>
      <w:r>
        <w:rPr>
          <w:rFonts w:ascii="Calibri" w:hAnsi="Calibri"/>
          <w:rtl w:val="0"/>
          <w:lang w:val="en-US"/>
        </w:rPr>
        <w:t>.</w:t>
      </w:r>
      <w:r>
        <w:rPr>
          <w:rFonts w:ascii="Calibri" w:cs="Calibri" w:hAnsi="Calibri" w:eastAsia="Calibri"/>
          <w:lang w:val="pt-PT"/>
        </w:rPr>
        <w:drawing xmlns:a="http://schemas.openxmlformats.org/drawingml/2006/main">
          <wp:anchor distT="114300" distB="114300" distL="114300" distR="114300" simplePos="0" relativeHeight="251663360" behindDoc="0" locked="0" layoutInCell="1" allowOverlap="1">
            <wp:simplePos x="0" y="0"/>
            <wp:positionH relativeFrom="page">
              <wp:posOffset>1171575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Includes external inputs</w:t>
      </w:r>
      <w:r>
        <w:rPr>
          <w:rFonts w:ascii="Calibri" w:hAnsi="Calibri"/>
          <w:rtl w:val="0"/>
          <w:lang w:val="ru-RU"/>
        </w:rPr>
        <w:t xml:space="preserve"> -</w:t>
      </w:r>
      <w:commentRangeStart w:id="84"/>
      <w:commentRangeStart w:id="85"/>
      <w:r>
        <w:rPr>
          <w:rFonts w:ascii="Calibri" w:hAnsi="Calibri"/>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84"/>
      <w:r>
        <w:commentReference w:id="84"/>
      </w:r>
      <w:commentRangeEnd w:id="85"/>
      <w:r>
        <w:commentReference w:id="85"/>
      </w:r>
      <w:r>
        <w:rPr>
          <w:rFonts w:ascii="Calibri" w:hAnsi="Calibri"/>
          <w:rtl w:val="0"/>
          <w:lang w:val="en-US"/>
        </w:rPr>
        <w:t>Three of the selected papers used external inputs, Mannan et al. (2020) and Brennan et al. (2020) used NIR eye trackers and Saravanakumar &amp; Reddy (2019) utilized a camera-based eye tracker. All the systems used the eye gaze as a means to narrow down the possible targets. The gaze indicated the most likely region on the screen where the final target should be. Mannan et al. and Saravanakumar and Reddy used the gaze to select the character sub-group and the SSVEP to select the character within the sub-group while Brennan and colleagues used the gaze to select the sub-region on the screen and compare it agains the SSVEP selection for the final decision. Their accuracy results were among the highest (average 96.92%), even when utilized by the nine participants with brain injury from Brennan et al. (2020) (accuracy of 99.14%).</w:t>
      </w:r>
    </w:p>
    <w:p>
      <w:pPr>
        <w:pStyle w:val="Heading 3"/>
        <w:rPr>
          <w:rFonts w:ascii="Calibri" w:cs="Calibri" w:hAnsi="Calibri" w:eastAsia="Calibri"/>
          <w:b w:val="0"/>
          <w:bCs w:val="0"/>
        </w:rPr>
      </w:pPr>
      <w:r>
        <w:rPr>
          <w:rFonts w:ascii="Calibri" w:hAnsi="Calibri"/>
          <w:b w:val="0"/>
          <w:bCs w:val="0"/>
          <w:rtl w:val="0"/>
          <w:lang w:val="en-US"/>
        </w:rPr>
        <w:t>Interface traits</w:t>
      </w:r>
    </w:p>
    <w:p>
      <w:pPr>
        <w:pStyle w:val="Body A"/>
        <w:rPr>
          <w:rFonts w:ascii="Calibri" w:cs="Calibri" w:hAnsi="Calibri" w:eastAsia="Calibri"/>
          <w:lang w:val="en-US"/>
        </w:rPr>
      </w:pPr>
      <w:r>
        <w:rPr>
          <w:rFonts w:ascii="Calibri" w:hAnsi="Calibri"/>
          <w:rtl w:val="0"/>
          <w:lang w:val="en-US"/>
        </w:rPr>
        <w:t>Type of targets</w:t>
      </w:r>
      <w:r>
        <w:rPr>
          <w:rFonts w:ascii="Calibri" w:hAnsi="Calibri"/>
          <w:rtl w:val="0"/>
          <w:lang w:val="en-US"/>
        </w:rPr>
        <w:t xml:space="preserve"> - The stimuli that happen on the screen can either elicit a certain brain response or indicate to the participant what self-regulating action to take. There are indications that certain types of targets can cause more fatigue in users (Seo et al., 2019), while other types of targets place all the stimulus responsability on the participant. For example, SSVEP had a higher eye-fatigue level than P300. Based on required effort and likely fatigue caused by the stimulus, we ordered the existing types of target (from the selected papers) from least to most complex.</w:t>
      </w:r>
    </w:p>
    <w:p>
      <w:pPr>
        <w:pStyle w:val="Body A"/>
        <w:rPr>
          <w:rFonts w:ascii="Calibri" w:cs="Calibri" w:hAnsi="Calibri" w:eastAsia="Calibri"/>
          <w:lang w:val="en-US"/>
        </w:rPr>
      </w:pPr>
      <w:r>
        <w:rPr>
          <w:rFonts w:ascii="Calibri" w:hAnsi="Calibri"/>
          <w:rtl w:val="0"/>
          <w:lang w:val="en-US"/>
        </w:rPr>
        <w:t xml:space="preserve">On-screen targets require visual focus on the stimuli so that the brain can evoke certain signal patterns. The </w:t>
      </w:r>
      <w:r>
        <w:rPr>
          <w:rFonts w:ascii="Calibri" w:hAnsi="Calibri"/>
          <w:rtl w:val="0"/>
          <w:lang w:val="en-US"/>
        </w:rPr>
        <w:t>still targets</w:t>
      </w:r>
      <w:r>
        <w:rPr>
          <w:rFonts w:ascii="Calibri" w:hAnsi="Calibri"/>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rFonts w:ascii="Calibri" w:hAnsi="Calibri"/>
          <w:rtl w:val="0"/>
          <w:lang w:val="en-US"/>
        </w:rPr>
        <w:t>strobic targets</w:t>
      </w:r>
      <w:r>
        <w:rPr>
          <w:rFonts w:ascii="Calibri" w:hAnsi="Calibri"/>
          <w:rtl w:val="0"/>
          <w:lang w:val="en-US"/>
        </w:rPr>
        <w:t xml:space="preserve"> have flashing with higher frequencies (usually above 6 Hz) incorporated onto them. They are mostly used in SSEP or rapid serial visual presentation (RSVP) paradigms and can change in intensity, color, shape, visuals or position, and targets usually have different frequencies. </w:t>
      </w:r>
      <w:r>
        <w:rPr>
          <w:rFonts w:ascii="Calibri" w:hAnsi="Calibri"/>
          <w:rtl w:val="0"/>
          <w:lang w:val="en-US"/>
        </w:rPr>
        <w:t>Goal or spatial targets</w:t>
      </w:r>
      <w:r>
        <w:rPr>
          <w:rFonts w:ascii="Calibri" w:hAnsi="Calibri"/>
          <w:rtl w:val="0"/>
          <w:lang w:val="en-US"/>
        </w:rPr>
        <w:t xml:space="preserve"> stimulate users to displace objects, cursors or other elements over time by triggering certain threshold of intensity. They are mostly used in SCP paradigms.</w:t>
      </w:r>
    </w:p>
    <w:p>
      <w:pPr>
        <w:pStyle w:val="Body A"/>
        <w:rPr>
          <w:rFonts w:ascii="Calibri" w:cs="Calibri" w:hAnsi="Calibri" w:eastAsia="Calibri"/>
          <w:lang w:val="en-US"/>
        </w:rPr>
      </w:pPr>
      <w:r>
        <w:rPr>
          <w:rFonts w:ascii="Calibri" w:hAnsi="Calibri"/>
          <w:rtl w:val="0"/>
          <w:lang w:val="en-US"/>
        </w:rPr>
        <w:t xml:space="preserve">There are also off-screen targets, which require greater focus and mental training as they do not present stimuli, nor feedback in some cases (Mahmoudi and Erfanian, 2006). These include </w:t>
      </w:r>
      <w:r>
        <w:rPr>
          <w:rFonts w:ascii="Calibri" w:hAnsi="Calibri"/>
          <w:rtl w:val="0"/>
          <w:lang w:val="en-US"/>
        </w:rPr>
        <w:t>motor/tactile targets</w:t>
      </w:r>
      <w:r>
        <w:rPr>
          <w:rFonts w:ascii="Calibri" w:hAnsi="Calibri"/>
          <w:rtl w:val="0"/>
          <w:lang w:val="en-US"/>
        </w:rPr>
        <w:t xml:space="preserve">, which require focus on certain motor imageries or tactile stimulations. This approach could be an alternative for people with severe visual impairments. The </w:t>
      </w:r>
      <w:r>
        <w:rPr>
          <w:rFonts w:ascii="Calibri" w:hAnsi="Calibri"/>
          <w:rtl w:val="0"/>
          <w:lang w:val="en-US"/>
        </w:rPr>
        <w:t>mental tasks</w:t>
      </w:r>
      <w:r>
        <w:rPr>
          <w:rFonts w:ascii="Calibri" w:hAnsi="Calibri"/>
          <w:rtl w:val="0"/>
          <w:lang w:val="en-US"/>
        </w:rPr>
        <w:t xml:space="preserve"> measure the blood flow generated in the brain when arithmetic operations, mental gemoetric manipulation or word formation are performed by the participant. They are usually associated with NIRS and fNIRS inputs. Finally, </w:t>
      </w:r>
      <w:r>
        <w:rPr>
          <w:rFonts w:ascii="Calibri" w:hAnsi="Calibri"/>
          <w:rtl w:val="0"/>
          <w:lang w:val="en-US"/>
        </w:rPr>
        <w:t>sound cues</w:t>
      </w:r>
      <w:r>
        <w:rPr>
          <w:rFonts w:ascii="Calibri" w:hAnsi="Calibri"/>
          <w:rtl w:val="0"/>
          <w:lang w:val="en-US"/>
        </w:rPr>
        <w:t xml:space="preserve"> are targets that rely on sound for selection. These targets can be difficult to distinguish and even when the audio tracks are substantially manipulated as in Glowinsky et al. (2018) or An et al. (2014), they yield lower accuracies (77.43% and 66.2% for the auditory component, respectively) and have higher workload for mental demand and effort compared to visual stimuli (Nijboer et al., 2008). </w:t>
      </w:r>
    </w:p>
    <w:p>
      <w:pPr>
        <w:pStyle w:val="Body A"/>
        <w:rPr>
          <w:rFonts w:ascii="Calibri" w:cs="Calibri" w:hAnsi="Calibri" w:eastAsia="Calibri"/>
        </w:rPr>
      </w:pPr>
      <w:r>
        <w:rPr>
          <w:rFonts w:ascii="Calibri" w:hAnsi="Calibri"/>
          <w:rtl w:val="0"/>
          <w:lang w:val="en-US"/>
        </w:rPr>
        <w:t>Number of targets</w:t>
      </w:r>
      <w:r>
        <w:rPr>
          <w:rFonts w:ascii="Calibri" w:hAnsi="Calibri"/>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Fonts w:ascii="Calibri" w:hAnsi="Calibri"/>
          <w:rtl w:val="0"/>
          <w:lang w:val="de-DE"/>
        </w:rPr>
        <w:t>user</w:t>
      </w:r>
      <w:r>
        <w:rPr>
          <w:rFonts w:ascii="Calibri" w:hAnsi="Calibri"/>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experiments. Although they had some of the highest ITR (172.5 bits/min for synchronous and 164.7 bits/min for asynchronous) they had the lowest accuracies (81.67% for synchronous and 79.17% for asynchronous) compared to the other spellers, with average of 90.7%.</w:t>
      </w:r>
    </w:p>
    <w:p>
      <w:pPr>
        <w:pStyle w:val="Body A"/>
        <w:rPr>
          <w:rFonts w:ascii="Calibri" w:cs="Calibri" w:hAnsi="Calibri" w:eastAsia="Calibri"/>
          <w:lang w:val="en-US"/>
        </w:rPr>
      </w:pPr>
      <w:r>
        <w:rPr>
          <w:rFonts w:ascii="Calibri" w:hAnsi="Calibri"/>
          <w:rtl w:val="0"/>
          <w:lang w:val="en-US"/>
        </w:rPr>
        <w:t>Number of actions before selection</w:t>
      </w:r>
      <w:r>
        <w:rPr>
          <w:rFonts w:ascii="Calibri" w:hAnsi="Calibri"/>
          <w:rtl w:val="0"/>
          <w:lang w:val="en-US"/>
        </w:rPr>
        <w:t xml:space="preserve"> - Some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 (22 out of 47 articles).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rFonts w:ascii="Calibri" w:cs="Calibri" w:hAnsi="Calibri" w:eastAsia="Calibri"/>
          <w:b w:val="0"/>
          <w:bCs w:val="0"/>
        </w:rPr>
      </w:pPr>
      <w:bookmarkStart w:name="_nbxzq6ceew4f" w:id="86"/>
      <w:bookmarkEnd w:id="86"/>
      <w:r>
        <w:rPr>
          <w:rFonts w:ascii="Calibri" w:hAnsi="Calibri"/>
          <w:b w:val="0"/>
          <w:bCs w:val="0"/>
          <w:rtl w:val="0"/>
          <w:lang w:val="en-US"/>
        </w:rPr>
        <w:t>C</w:t>
      </w:r>
      <w:r>
        <w:rPr>
          <w:rFonts w:ascii="Calibri" w:hAnsi="Calibri"/>
          <w:b w:val="0"/>
          <w:bCs w:val="0"/>
          <w:rtl w:val="0"/>
          <w:lang w:val="en-US"/>
        </w:rPr>
        <w:t>hildren considerations</w:t>
      </w:r>
    </w:p>
    <w:p>
      <w:pPr>
        <w:pStyle w:val="Body A"/>
        <w:rPr>
          <w:rFonts w:ascii="Calibri" w:cs="Calibri" w:hAnsi="Calibri" w:eastAsia="Calibri"/>
          <w:lang w:val="en-US"/>
        </w:rPr>
      </w:pPr>
      <w:r>
        <w:rPr>
          <w:rFonts w:ascii="Calibri" w:hAnsi="Calibri"/>
          <w:rtl w:val="0"/>
          <w:lang w:val="en-US"/>
        </w:rPr>
        <w:t>As exposed by different research groups, the implementation of hBCI can be a bigger challenge for children than for adults. We will now discuss further different topics that might be especially relevant for children.</w:t>
      </w:r>
    </w:p>
    <w:p>
      <w:pPr>
        <w:pStyle w:val="Body A"/>
        <w:rPr>
          <w:rFonts w:ascii="Calibri" w:cs="Calibri" w:hAnsi="Calibri" w:eastAsia="Calibri"/>
          <w:lang w:val="en-US"/>
        </w:rPr>
      </w:pPr>
      <w:bookmarkStart w:name="_qb93z0z1k12a" w:id="87"/>
      <w:bookmarkEnd w:id="87"/>
      <w:r>
        <w:rPr>
          <w:rFonts w:ascii="Calibri" w:hAnsi="Calibri"/>
          <w:rtl w:val="0"/>
          <w:lang w:val="en-US"/>
        </w:rPr>
        <w:t>M</w:t>
      </w:r>
      <w:r>
        <w:rPr>
          <w:rFonts w:ascii="Calibri" w:hAnsi="Calibri"/>
          <w:rtl w:val="0"/>
          <w:lang w:val="en-US"/>
        </w:rPr>
        <w:t>ultiple headsets and caps</w:t>
      </w:r>
      <w:r>
        <w:rPr>
          <w:rFonts w:ascii="Calibri" w:hAnsi="Calibri"/>
          <w:rtl w:val="0"/>
          <w:lang w:val="en-US"/>
        </w:rPr>
        <w:t xml:space="preserve"> -  Some authors have exposed that children report discomfort when using a single cap or headset (cite Zhang et al. 2019 and Jadavji et al. 2022). Systems that combined multiple input caps (Buccino et al. (2016), Khalaf et al.(2020), Chiarelli et al. (2018), Shin et al.(2018) and Glowinsky et al. (2018)) could face the challenge of attaining children</w:t>
      </w:r>
      <w:r>
        <w:rPr>
          <w:rFonts w:ascii="Calibri" w:hAnsi="Calibri" w:hint="default"/>
          <w:rtl w:val="0"/>
          <w:lang w:val="en-US"/>
        </w:rPr>
        <w:t>’</w:t>
      </w:r>
      <w:r>
        <w:rPr>
          <w:rFonts w:ascii="Calibri" w:hAnsi="Calibri"/>
          <w:rtl w:val="0"/>
          <w:lang w:val="en-US"/>
        </w:rPr>
        <w:t>s focus while they face discomfort from overlapped caps/headsets. This challenge might require new approaches to headset designs so they can be more comfortable and sizable for children. Additionally, headsets with a built-in capability of measuring different brain inputs might be the next generation of sought-after hBCI systems for research. The creation of new headsets that integrate multiple inputs like the OpenBCI Galea demonstrate this trend.</w:t>
      </w:r>
      <w:commentRangeStart w:id="88"/>
      <w:commentRangeStart w:id="89"/>
    </w:p>
    <w:p>
      <w:pPr>
        <w:pStyle w:val="Body A"/>
        <w:rPr>
          <w:rFonts w:ascii="Calibri" w:cs="Calibri" w:hAnsi="Calibri" w:eastAsia="Calibri"/>
          <w:lang w:val="en-US"/>
        </w:rPr>
      </w:pPr>
      <w:r>
        <w:rPr>
          <w:rFonts w:ascii="Calibri" w:hAnsi="Calibri"/>
          <w:rtl w:val="0"/>
          <w:lang w:val="en-US"/>
        </w:rPr>
        <w:t>Target types</w:t>
      </w:r>
      <w:r>
        <w:rPr>
          <w:rFonts w:ascii="Calibri" w:hAnsi="Calibri"/>
          <w:rtl w:val="0"/>
          <w:lang w:val="en-US"/>
        </w:rPr>
        <w:t xml:space="preserve"> - </w:t>
      </w:r>
      <w:commentRangeEnd w:id="88"/>
      <w:r>
        <w:commentReference w:id="88"/>
      </w:r>
      <w:commentRangeEnd w:id="89"/>
      <w:r>
        <w:commentReference w:id="89"/>
      </w:r>
      <w:r>
        <w:rPr>
          <w:rFonts w:ascii="Calibri" w:hAnsi="Calibri"/>
          <w:rtl w:val="0"/>
          <w:lang w:val="en-US"/>
        </w:rPr>
        <w:t xml:space="preserve">Based on qualitative responses and the reported accuracies, we infer that some target types can reduce the mental overload on children using hBCI. The complexity order of targets that we propose, from less to more complex, for children is </w:t>
      </w:r>
      <w:r>
        <w:rPr>
          <w:rFonts w:ascii="Calibri" w:hAnsi="Calibri"/>
          <w:rtl w:val="0"/>
          <w:lang w:val="en-US"/>
        </w:rPr>
        <w:t>strobic targets, still targets, goal or spatial targets, motor/tactile targets, mental tasks</w:t>
      </w:r>
      <w:r>
        <w:rPr>
          <w:rFonts w:ascii="Calibri" w:hAnsi="Calibri"/>
          <w:rtl w:val="0"/>
          <w:lang w:val="en-US"/>
        </w:rPr>
        <w:t xml:space="preserve">, and </w:t>
      </w:r>
      <w:r>
        <w:rPr>
          <w:rFonts w:ascii="Calibri" w:hAnsi="Calibri"/>
          <w:rtl w:val="0"/>
          <w:lang w:val="en-US"/>
        </w:rPr>
        <w:t>sound cues</w:t>
      </w:r>
      <w:r>
        <w:rPr>
          <w:rFonts w:ascii="Calibri" w:hAnsi="Calibri"/>
          <w:rtl w:val="0"/>
          <w:lang w:val="en-US"/>
        </w:rPr>
        <w:t>.</w:t>
      </w:r>
    </w:p>
    <w:p>
      <w:pPr>
        <w:pStyle w:val="Body A"/>
        <w:rPr>
          <w:rFonts w:ascii="Calibri" w:cs="Calibri" w:hAnsi="Calibri" w:eastAsia="Calibri"/>
          <w:lang w:val="en-US"/>
        </w:rPr>
      </w:pPr>
      <w:r>
        <w:rPr>
          <w:rFonts w:ascii="Calibri" w:hAnsi="Calibri"/>
          <w:rtl w:val="0"/>
          <w:lang w:val="en-US"/>
        </w:rPr>
        <w:t xml:space="preserve">Most of the qualitative responses were for systems containing SSVEP stimuli. Alisson et al. (2012), Brunner et al. (2011), Alisson (2010), and Mannan et al. (2020), reported low annoyance for strobic targets. Figure Jj shows that the SSVEP paradigm had the highest accuracy average, followed by the P300. It is possible that children can be more annoyed by the flashing than adults, but current research shows that children can perform well using SSVEP (cite Norton et al. 2018). </w:t>
      </w:r>
    </w:p>
    <w:p>
      <w:pPr>
        <w:pStyle w:val="Body A"/>
        <w:rPr>
          <w:rFonts w:ascii="Calibri" w:cs="Calibri" w:hAnsi="Calibri" w:eastAsia="Calibri"/>
          <w:lang w:val="en-US"/>
        </w:rPr>
      </w:pPr>
      <w:r>
        <w:rPr>
          <w:rFonts w:ascii="Calibri" w:hAnsi="Calibri"/>
          <w:rtl w:val="0"/>
          <w:lang w:val="en-US"/>
        </w:rPr>
        <w:t>Goal or spatial targets were associated with MI and required focus to maintain a certain brain pattern. Long et al. (2012) associated MI to P300 and Allison et al. (2012) associated SSVEP and MI to control a 2D-cursor on the screen, and Mousavi et al. (2020) combined MI with ErrP to improve accuracy. We assume this type of target could be the most engagin for children as it is easier to add graphical elements with attractive and game-like designs. Long and colleagues acheived 92.84%, Allison et al. 60% and Mousavi and colleagues 75.33% in online trials.</w:t>
      </w:r>
    </w:p>
    <w:p>
      <w:pPr>
        <w:pStyle w:val="Body A"/>
        <w:rPr>
          <w:rFonts w:ascii="Calibri" w:cs="Calibri" w:hAnsi="Calibri" w:eastAsia="Calibri"/>
          <w:lang w:val="en-US"/>
        </w:rPr>
      </w:pPr>
      <w:r>
        <w:rPr>
          <w:rFonts w:ascii="Calibri" w:hAnsi="Calibri"/>
          <w:rtl w:val="0"/>
          <w:lang w:val="en-US"/>
        </w:rPr>
        <w:t>Motor/tactile targets were associated with MI, motor execution, tactile ERP and tactile selective attention, ranging from 44.5 to 93.98% accuracy, with average of 78.81%. This target type, as well as all the other off-screen targets, can be especially beneficial for vision-impaired children. Nonetheless, the studies involving tactile stimuli had accuracies below 90% and only one study reported online results. Yao et al. (2014), Ahn et al. (2014) and Yao et al. (2017) combined MI with tactile selective attention. Yao et al. (2017) reported 86.1% accuracy offline, 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p>
    <w:p>
      <w:pPr>
        <w:pStyle w:val="Body A"/>
        <w:rPr>
          <w:rFonts w:ascii="Calibri" w:cs="Calibri" w:hAnsi="Calibri" w:eastAsia="Calibri"/>
          <w:lang w:val="en-US"/>
        </w:rPr>
      </w:pPr>
      <w:r>
        <w:rPr>
          <w:rFonts w:ascii="Calibri" w:hAnsi="Calibri"/>
          <w:rtl w:val="0"/>
          <w:lang w:val="en-US"/>
        </w:rPr>
        <w:t>Targets involving Mental tasks could be used in schools and academic settings. Mental targets require applied effort to visualize or do mathematical operations during trials. This type of target is usually associated with other inputs, such as NIRS (Shin et al. 2018) and fTCD (Khalaf et al. 2020). The weaknesses of mental task experiments is that they have a low ITR (4.7 bits/min for Shin and colleagues and 4.46 for Khalaf et al.) and that it could be difficult for children to be interested on those kinds of experiments as it involves not only focus, but also a task that might not be playful. Moreover, all the studies did not have online trials, preventing the assessment of the performance in real-world scenarios.</w:t>
      </w:r>
    </w:p>
    <w:p>
      <w:pPr>
        <w:pStyle w:val="Body A"/>
        <w:rPr>
          <w:rFonts w:ascii="Calibri" w:cs="Calibri" w:hAnsi="Calibri" w:eastAsia="Calibri"/>
          <w:lang w:val="en-US"/>
        </w:rPr>
      </w:pPr>
      <w:r>
        <w:rPr>
          <w:rFonts w:ascii="Calibri" w:hAnsi="Calibri"/>
          <w:rtl w:val="0"/>
          <w:lang w:val="en-US"/>
        </w:rPr>
        <w:t>Finally, auditory cues were reported to be more difficult. Although it could also be a good alternative for children with impaired vision, An et al. (2014) reported a higher workload for off-screen stimuli when comparing visual and auditory P300. Auditory P300 had a lower accuracy (66.2% at its highest, compared to 85.4 for the visual P300) and it is known to be harder to learning (cite Nijboer et al., 2008).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p>
    <w:p>
      <w:pPr>
        <w:pStyle w:val="Body A"/>
        <w:rPr>
          <w:rFonts w:ascii="Calibri" w:cs="Calibri" w:hAnsi="Calibri" w:eastAsia="Calibri"/>
          <w:lang w:val="en-US"/>
        </w:rPr>
      </w:pPr>
      <w:r>
        <w:rPr>
          <w:rFonts w:ascii="Calibri" w:hAnsi="Calibri"/>
          <w:rtl w:val="0"/>
          <w:lang w:val="en-US"/>
        </w:rPr>
        <w:t>Stimulus modalities</w:t>
      </w:r>
      <w:r>
        <w:rPr>
          <w:rFonts w:ascii="Calibri" w:hAnsi="Calibri"/>
          <w:rtl w:val="0"/>
          <w:lang w:val="en-US"/>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Jj, would be visual, operant, auditory and tactile. Visual modalities and paradigms have been more widely used and tend to have better performance than other modalities. Operant is the second most popular modality and consistently performs with more than 70% accuracy. Not quite as high as visual, which usually attains more than 80% accuracy. Auditory and tactile modalities do not have enough studies to statistically confirm their lower performance compared to visual and operant. However, the studies included in our scoping review presented accuracies and ITR below the average of visual and operant modalities. We can also deduct that both auditory and tactile modalities would require a a higher level of auditory perception and body awareness, which might not be well developed in most children.</w:t>
      </w:r>
    </w:p>
    <w:p>
      <w:pPr>
        <w:pStyle w:val="Body A"/>
        <w:rPr>
          <w:rFonts w:ascii="Calibri" w:cs="Calibri" w:hAnsi="Calibri" w:eastAsia="Calibri"/>
          <w:lang w:val="en-US"/>
        </w:rPr>
      </w:pPr>
      <w:r>
        <w:rPr>
          <w:rFonts w:ascii="Calibri" w:hAnsi="Calibri"/>
          <w:rtl w:val="0"/>
          <w:lang w:val="en-US"/>
        </w:rPr>
        <w:t>Built-in correction/confirmation capabilities</w:t>
      </w:r>
      <w:r>
        <w:rPr>
          <w:rFonts w:ascii="Calibri" w:hAnsi="Calibri"/>
          <w:rtl w:val="0"/>
          <w:lang w:val="en-US"/>
        </w:rPr>
        <w:t xml:space="preserve"> - It was also made evident that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 Such mechanisms can be beneficial for children, especially when starting to use hBCI.</w:t>
      </w:r>
    </w:p>
    <w:p>
      <w:pPr>
        <w:pStyle w:val="Heading"/>
      </w:pPr>
      <w:bookmarkStart w:name="_hq4f8mmq41wz" w:id="90"/>
      <w:bookmarkEnd w:id="90"/>
      <w:r>
        <w:rPr>
          <w:rtl w:val="0"/>
          <w:lang w:val="en-US"/>
        </w:rPr>
        <w:t>C</w:t>
      </w:r>
      <w:r>
        <w:rPr>
          <w:rtl w:val="0"/>
          <w:lang w:val="it-IT"/>
        </w:rPr>
        <w:t>onclusion</w:t>
      </w:r>
    </w:p>
    <w:p>
      <w:pPr>
        <w:pStyle w:val="Body A"/>
        <w:rPr>
          <w:rFonts w:ascii="Calibri" w:cs="Calibri" w:hAnsi="Calibri" w:eastAsia="Calibri"/>
          <w:lang w:val="en-US"/>
        </w:rPr>
      </w:pPr>
      <w:r>
        <w:rPr>
          <w:rFonts w:ascii="Calibri" w:hAnsi="Calibri"/>
          <w:rtl w:val="0"/>
          <w:lang w:val="en-US"/>
        </w:rPr>
        <w:t>This scoping review analysed 42 papers that present 47 different systems. Papers were focused on clinically viable hBCI that were EEG-based and that had a diversity of inputs or brain signals attemtping to improve performance. Using taxonomy and other interface traits, we made some considerations as to how systems could be made more or less complex for users in general, but especially for children. Such considerations were based on accuracy and ITR results, and also qualitative responses presented by studies.</w:t>
      </w:r>
    </w:p>
    <w:p>
      <w:pPr>
        <w:pStyle w:val="Body A"/>
        <w:rPr>
          <w:rFonts w:ascii="Calibri" w:cs="Calibri" w:hAnsi="Calibri" w:eastAsia="Calibri"/>
          <w:lang w:val="en-US"/>
        </w:rPr>
      </w:pPr>
      <w:r>
        <w:rPr>
          <w:rFonts w:ascii="Calibri" w:hAnsi="Calibri"/>
          <w:rtl w:val="0"/>
          <w:lang w:val="en-US"/>
        </w:rPr>
        <w:t>We conclude that hBCI systems that have a single brain signature, using a sequential role of operation with a singular visual stimulus modality and external input should have a lower complexity than other combinations. Additionally, interfaces using from 2 to 5 (or less than 37 for spellers) strobic targets, with  single or double actions before selection can also attain good performances while keeping the system simple. The deductions made throughout this paper could serve as a guideline for future researchers that are developing hBCI for children.</w:t>
      </w:r>
    </w:p>
    <w:p>
      <w:pPr>
        <w:pStyle w:val="Heading"/>
      </w:pPr>
      <w:bookmarkStart w:name="_guizvn623jay" w:id="91"/>
      <w:bookmarkEnd w:id="91"/>
      <w:r>
        <w:rPr>
          <w:rtl w:val="0"/>
          <w:lang w:val="en-US"/>
        </w:rPr>
        <w:t>L</w:t>
      </w:r>
      <w:r>
        <w:rPr>
          <w:rtl w:val="0"/>
          <w:lang w:val="fr-FR"/>
        </w:rPr>
        <w:t>imitations</w:t>
      </w:r>
    </w:p>
    <w:p>
      <w:pPr>
        <w:pStyle w:val="Body A"/>
        <w:rPr>
          <w:rFonts w:ascii="Calibri" w:cs="Calibri" w:hAnsi="Calibri" w:eastAsia="Calibri"/>
          <w:lang w:val="en-US"/>
        </w:rPr>
      </w:pPr>
      <w:r>
        <w:rPr>
          <w:rFonts w:ascii="Calibri" w:hAnsi="Calibri"/>
          <w:rtl w:val="0"/>
          <w:lang w:val="en-US"/>
        </w:rPr>
        <w:t>The authors of this paper only considered EEG-based systems as they are the more commonly used, but hybrids that do not use EEG also exist. We also acknowledge that the sample size for statistical assumptions is small and some of our conclusions could be skewed due to the uneven distribution of studies across features. We also did not use criteria based on feedback for what might be important to consider for children using hBCI as we could not find studies with the peadiatric population. Future research might prove wrong some of the deductions made in this paper.</w:t>
      </w:r>
    </w:p>
    <w:p>
      <w:pPr>
        <w:pStyle w:val="Heading"/>
      </w:pPr>
      <w:bookmarkStart w:name="_educf61d8j7d" w:id="92"/>
      <w:bookmarkEnd w:id="92"/>
      <w:r>
        <w:rPr>
          <w:rtl w:val="0"/>
          <w:lang w:val="en-US"/>
        </w:rPr>
        <w:t>R</w:t>
      </w:r>
      <w:r>
        <w:rPr>
          <w:rtl w:val="0"/>
          <w:lang w:val="fr-FR"/>
        </w:rPr>
        <w:t>eferences</w:t>
      </w:r>
    </w:p>
    <w:p>
      <w:pPr>
        <w:pStyle w:val="Body A"/>
      </w:pPr>
      <w:r>
        <w:rPr>
          <w:rFonts w:ascii="Calibri" w:hAnsi="Calibri"/>
          <w:rtl w:val="0"/>
          <w:lang w:val="en-US"/>
        </w:rPr>
        <w:t>(Scoping Studies: Towards a Methodological Framework, Hilary Arksey &amp; Lisa O</w:t>
      </w:r>
      <w:r>
        <w:rPr>
          <w:rFonts w:ascii="Arial" w:hAnsi="Arial" w:hint="default"/>
          <w:rtl w:val="1"/>
          <w:lang w:val="ar-SA" w:bidi="ar-SA"/>
        </w:rPr>
        <w:t>’</w:t>
      </w:r>
      <w:r>
        <w:rPr>
          <w:rFonts w:ascii="Calibri" w:hAnsi="Calibri"/>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30" w:author="K A" w:date="2022-07-21T15:03:00Z">
    <w:p w14:paraId="1111FFFF">
      <w:pPr>
        <w:pStyle w:val="Default"/>
      </w:pPr>
    </w:p>
    <w:p w14:paraId="11120000">
      <w:pPr>
        <w:pStyle w:val="Default"/>
      </w:pPr>
      <w:r>
        <w:rPr>
          <w:rFonts w:cs="Arial Unicode MS" w:eastAsia="Arial Unicode MS"/>
          <w:rtl w:val="0"/>
        </w:rPr>
        <w:t>Could this be a place where you could mention about the conferences being excluded at this point?  You could say something like, "As such, all conference proceedings were omitted at this point, as many did not contain sufficient information.  This is in acordance with (cite whoever that was that you mentioned - if it was Arksey and O'malley, then we have a bit of a complication to have to explain.  )</w:t>
      </w:r>
    </w:p>
  </w:comment>
  <w:comment w:id="36" w:author="K A" w:date="2022-07-21T16:51:00Z">
    <w:p w14:paraId="11120001">
      <w:pPr>
        <w:pStyle w:val="Default"/>
      </w:pPr>
    </w:p>
    <w:p w14:paraId="11120002">
      <w:pPr>
        <w:pStyle w:val="Default"/>
      </w:pPr>
      <w:r>
        <w:rPr>
          <w:rFonts w:cs="Arial Unicode MS" w:eastAsia="Arial Unicode MS"/>
          <w:rtl w:val="0"/>
        </w:rPr>
        <w:t>Do you mean A or whatever the initial is for Tactile?</w:t>
      </w:r>
    </w:p>
  </w:comment>
  <w:comment w:id="37" w:author="Matheus Mussi" w:date="2022-07-22T11:32:53Z">
    <w:p w14:paraId="11120003">
      <w:pPr>
        <w:pStyle w:val="Default"/>
      </w:pPr>
    </w:p>
    <w:p w14:paraId="11120004">
      <w:pPr>
        <w:pStyle w:val="Default"/>
      </w:pPr>
      <w:r>
        <w:rPr>
          <w:rFonts w:cs="Arial Unicode MS" w:eastAsia="Arial Unicode MS"/>
          <w:rtl w:val="0"/>
        </w:rPr>
        <w:t>The S is for somatosensory</w:t>
      </w:r>
    </w:p>
  </w:comment>
  <w:comment w:id="39" w:author="K A" w:date="2022-07-21T16:54:00Z">
    <w:p w14:paraId="11120005">
      <w:pPr>
        <w:pStyle w:val="Default"/>
      </w:pPr>
    </w:p>
    <w:p w14:paraId="11120006">
      <w:pPr>
        <w:pStyle w:val="Default"/>
      </w:pPr>
      <w:r>
        <w:rPr>
          <w:rFonts w:cs="Arial Unicode MS" w:eastAsia="Arial Unicode MS"/>
          <w:rtl w:val="0"/>
        </w:rPr>
        <w:t xml:space="preserve">you need to cite the figure from the text.  </w:t>
      </w:r>
    </w:p>
    <w:p w14:paraId="11120007">
      <w:pPr>
        <w:pStyle w:val="Default"/>
      </w:pPr>
      <w:r>
        <w:rPr>
          <w:rFonts w:cs="Arial Unicode MS" w:eastAsia="Arial Unicode MS"/>
          <w:rtl w:val="0"/>
        </w:rPr>
        <w:t>And, is there a reason that &lt;Insufficient trials&gt; has the brackets around it and the others don't?</w:t>
      </w:r>
    </w:p>
  </w:comment>
  <w:comment w:id="40" w:author="Matheus Mussi" w:date="2022-07-22T11:38:04Z">
    <w:p w14:paraId="11120008">
      <w:pPr>
        <w:pStyle w:val="Default"/>
      </w:pPr>
    </w:p>
    <w:p w14:paraId="11120009">
      <w:pPr>
        <w:pStyle w:val="Default"/>
      </w:pPr>
      <w:r>
        <w:rPr>
          <w:rFonts w:cs="Arial Unicode MS" w:eastAsia="Arial Unicode MS"/>
          <w:rtl w:val="0"/>
        </w:rPr>
        <w:t>YES, good catch. It is because I need to remove it haha</w:t>
      </w:r>
    </w:p>
  </w:comment>
  <w:comment w:id="42" w:author="K A" w:date="2022-07-21T16:55:00Z">
    <w:p w14:paraId="1112000A">
      <w:pPr>
        <w:pStyle w:val="Default"/>
      </w:pPr>
    </w:p>
    <w:p w14:paraId="1112000B">
      <w:pPr>
        <w:pStyle w:val="Default"/>
      </w:pPr>
      <w:r>
        <w:rPr>
          <w:rFonts w:cs="Arial Unicode MS" w:eastAsia="Arial Unicode MS"/>
          <w:rtl w:val="0"/>
        </w:rP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1112000C">
      <w:pPr>
        <w:pStyle w:val="Default"/>
      </w:pPr>
    </w:p>
    <w:p w14:paraId="1112000D">
      <w:pPr>
        <w:pStyle w:val="Default"/>
      </w:pPr>
      <w:r>
        <w:rPr>
          <w:rFonts w:cs="Arial Unicode MS" w:eastAsia="Arial Unicode MS"/>
          <w:rtl w:val="0"/>
        </w:rPr>
        <w:t xml:space="preserve">Why is there a big gap from 2004 to 2009?  That seems weird.  Is there an explanation?  </w:t>
      </w:r>
    </w:p>
    <w:p w14:paraId="1112000E">
      <w:pPr>
        <w:pStyle w:val="Default"/>
      </w:pPr>
    </w:p>
    <w:p w14:paraId="1112000F">
      <w:pPr>
        <w:pStyle w:val="Default"/>
      </w:pPr>
      <w:r>
        <w:rPr>
          <w:rFonts w:cs="Arial Unicode MS" w:eastAsia="Arial Unicode MS"/>
          <w:rtl w:val="0"/>
        </w:rPr>
        <w:t>BTW, what was the year range that you set?   I don't recall seeing that above.</w:t>
      </w:r>
    </w:p>
  </w:comment>
  <w:comment w:id="43" w:author="Matheus Mussi" w:date="2022-07-22T11:50:46Z">
    <w:p w14:paraId="11120010">
      <w:pPr>
        <w:pStyle w:val="Default"/>
      </w:pPr>
    </w:p>
    <w:p w14:paraId="11120011">
      <w:pPr>
        <w:pStyle w:val="Default"/>
      </w:pPr>
      <w:r>
        <w:rPr>
          <w:rFonts w:cs="Arial Unicode MS" w:eastAsia="Arial Unicode MS"/>
          <w:rtl w:val="0"/>
        </w:rPr>
        <w:t>I was mostly showing both to show there is a positive trend for the number of hBCI articles. The included article does not show this trend so well</w:t>
      </w:r>
      <w:r>
        <w:rPr>
          <w:rFonts w:cs="Arial Unicode MS" w:eastAsia="Arial Unicode MS" w:hint="default"/>
          <w:rtl w:val="0"/>
        </w:rPr>
        <w:t xml:space="preserve">… </w:t>
      </w:r>
      <w:r>
        <w:rPr>
          <w:rFonts w:cs="Arial Unicode MS" w:eastAsia="Arial Unicode MS"/>
          <w:rtl w:val="0"/>
        </w:rPr>
        <w:t>but I guess it doesn</w:t>
      </w:r>
      <w:r>
        <w:rPr>
          <w:rFonts w:cs="Arial Unicode MS" w:eastAsia="Arial Unicode MS" w:hint="default"/>
          <w:rtl w:val="0"/>
        </w:rPr>
        <w:t>’</w:t>
      </w:r>
      <w:r>
        <w:rPr>
          <w:rFonts w:cs="Arial Unicode MS" w:eastAsia="Arial Unicode MS"/>
          <w:rtl w:val="0"/>
        </w:rPr>
        <w:t xml:space="preserve">t *really* matter </w:t>
      </w:r>
    </w:p>
  </w:comment>
  <w:comment w:id="73" w:author="K A" w:date="2022-07-21T17:57:00Z">
    <w:p w14:paraId="11120012">
      <w:pPr>
        <w:pStyle w:val="Default"/>
      </w:pPr>
    </w:p>
    <w:p w14:paraId="11120013">
      <w:pPr>
        <w:pStyle w:val="Default"/>
      </w:pPr>
      <w:r>
        <w:rPr>
          <w:rFonts w:cs="Arial Unicode MS" w:eastAsia="Arial Unicode MS"/>
          <w:rtl w:val="0"/>
        </w:rPr>
        <w:t>It seems like this accuracy data could go somewhere else.  So far it's just descriptive of the particapants and the equipment.  But, i'm not sure where yet.</w:t>
      </w:r>
    </w:p>
  </w:comment>
  <w:comment w:id="74" w:author="K A" w:date="2022-07-21T18:00:00Z">
    <w:p w14:paraId="11120014">
      <w:pPr>
        <w:pStyle w:val="Default"/>
      </w:pPr>
    </w:p>
    <w:p w14:paraId="11120015">
      <w:pPr>
        <w:pStyle w:val="Default"/>
      </w:pPr>
      <w:r>
        <w:rPr>
          <w:rFonts w:cs="Arial Unicode MS" w:eastAsia="Arial Unicode MS"/>
          <w:rtl w:val="0"/>
        </w:rPr>
        <w:t xml:space="preserve">Does this conflict with the previous paragraph with all the list of systems used in the  42 papers?  </w:t>
      </w:r>
    </w:p>
    <w:p w14:paraId="11120016">
      <w:pPr>
        <w:pStyle w:val="Default"/>
      </w:pPr>
    </w:p>
    <w:p w14:paraId="11120017">
      <w:pPr>
        <w:pStyle w:val="Default"/>
      </w:pPr>
      <w:r>
        <w:rPr>
          <w:rFonts w:cs="Arial Unicode MS" w:eastAsia="Arial Unicode MS"/>
          <w:rtl w:val="0"/>
        </w:rPr>
        <w:t>Does this statement about statistics only apply to the previous graph with the accruacy and system?</w:t>
      </w:r>
    </w:p>
  </w:comment>
  <w:comment w:id="80" w:author="Kim Adams" w:date="2022-07-09T23:56:00Z">
    <w:p w14:paraId="11120018">
      <w:pPr>
        <w:pStyle w:val="Default"/>
      </w:pPr>
    </w:p>
    <w:p w14:paraId="11120019">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A">
      <w:pPr>
        <w:pStyle w:val="Default"/>
      </w:pPr>
    </w:p>
    <w:p w14:paraId="1112001B">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81" w:author="Matheus Gonçalves - Powermig" w:date="2022-07-14T12:04:00Z">
    <w:p w14:paraId="1112001C">
      <w:pPr>
        <w:pStyle w:val="Default"/>
      </w:pPr>
    </w:p>
    <w:p w14:paraId="1112001D">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82" w:author="Kim Adams" w:date="2022-07-10T02:19:00Z">
    <w:p w14:paraId="1112001E">
      <w:pPr>
        <w:pStyle w:val="Default"/>
      </w:pPr>
    </w:p>
    <w:p w14:paraId="1112001F">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83" w:author="Matheus Gonçalves - Powermig" w:date="2022-07-13T12:51:00Z">
    <w:p w14:paraId="11120020">
      <w:pPr>
        <w:pStyle w:val="Default"/>
      </w:pPr>
    </w:p>
    <w:p w14:paraId="11120021">
      <w:pPr>
        <w:pStyle w:val="Default"/>
      </w:pPr>
      <w:r>
        <w:rPr>
          <w:rFonts w:cs="Arial Unicode MS" w:eastAsia="Arial Unicode MS"/>
          <w:rtl w:val="0"/>
        </w:rPr>
        <w:t>No, I'm just using the average accuracy from each paper</w:t>
      </w:r>
    </w:p>
  </w:comment>
  <w:comment w:id="84" w:author="Kim Adams" w:date="2022-07-10T00:11:00Z">
    <w:p w14:paraId="11120022">
      <w:pPr>
        <w:pStyle w:val="Default"/>
      </w:pPr>
    </w:p>
    <w:p w14:paraId="11120023">
      <w:pPr>
        <w:pStyle w:val="Default"/>
      </w:pPr>
      <w:r>
        <w:rPr>
          <w:rFonts w:cs="Arial Unicode MS" w:eastAsia="Arial Unicode MS"/>
          <w:rtl w:val="0"/>
        </w:rPr>
        <w:t>wouldn't this be part of the taxonomy descriptions above?</w:t>
      </w:r>
    </w:p>
  </w:comment>
  <w:comment w:id="85" w:author="Matheus Mussi" w:date="2022-07-13T18:44:00Z">
    <w:p w14:paraId="11120024">
      <w:pPr>
        <w:pStyle w:val="Default"/>
      </w:pPr>
    </w:p>
    <w:p w14:paraId="11120025">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88" w:author="Kim Adams" w:date="2022-07-09T22:28:00Z">
    <w:p w14:paraId="11120026">
      <w:pPr>
        <w:pStyle w:val="Default"/>
      </w:pPr>
    </w:p>
    <w:p w14:paraId="11120027">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89" w:author="Matheus Gonçalves - Powermig" w:date="2022-07-14T12:56:00Z">
    <w:p w14:paraId="11120028">
      <w:pPr>
        <w:pStyle w:val="Default"/>
      </w:pPr>
    </w:p>
    <w:p w14:paraId="11120029">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paraIdParent="11120002" w15:done="0"/>
  <w15:commentEx w15:paraId="11120007" w15:done="0"/>
  <w15:commentEx w15:paraId="11120009" w15:paraIdParent="11120007" w15:done="0"/>
  <w15:commentEx w15:paraId="1112000F" w15:done="0"/>
  <w15:commentEx w15:paraId="11120011" w15:paraIdParent="1112000F" w15:done="0"/>
  <w15:commentEx w15:paraId="11120013" w15:done="0"/>
  <w15:commentEx w15:paraId="11120017" w15:done="0"/>
  <w15:commentEx w15:paraId="1112001B" w15:done="0"/>
  <w15:commentEx w15:paraId="1112001D" w15:paraIdParent="1112001B" w15:done="0"/>
  <w15:commentEx w15:paraId="1112001F" w15:done="0"/>
  <w15:commentEx w15:paraId="11120021" w15:paraIdParent="1112001F" w15:done="0"/>
  <w15:commentEx w15:paraId="11120023" w15:done="0"/>
  <w15:commentEx w15:paraId="11120025" w15:paraIdParent="11120023" w15:done="0"/>
  <w15:commentEx w15:paraId="11120027" w15:done="0"/>
  <w15:commentEx w15:paraId="11120029" w15:paraIdParent="11120027"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7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